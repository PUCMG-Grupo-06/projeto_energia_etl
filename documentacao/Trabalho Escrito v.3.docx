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8.xml" ContentType="application/vnd.openxmlformats-officedocument.wordprocessingml.footer+xml"/>
  <Override PartName="/word/footer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A520A" w:rsidP="002A520A" w:rsidRDefault="002A520A" w14:paraId="08EF3E93" w14:textId="5996B6BE">
      <w:pPr>
        <w:widowControl w:val="0"/>
        <w:spacing w:after="160"/>
        <w:ind w:firstLine="0"/>
        <w:jc w:val="center"/>
      </w:pPr>
      <w:r>
        <w:t>PONTIFÍCIA UNIVERSIDADE CATÓLICA DE MINAS GERAIS</w:t>
      </w:r>
    </w:p>
    <w:p w:rsidR="002A520A" w:rsidP="002A520A" w:rsidRDefault="002A520A" w14:paraId="5D405029" w14:textId="54F7603B">
      <w:pPr>
        <w:widowControl w:val="0"/>
        <w:spacing w:after="160"/>
        <w:ind w:firstLine="10"/>
        <w:jc w:val="center"/>
      </w:pPr>
      <w:r>
        <w:t>Tecn</w:t>
      </w:r>
      <w:r w:rsidR="009B4771">
        <w:t>o</w:t>
      </w:r>
      <w:r>
        <w:t>log</w:t>
      </w:r>
      <w:r w:rsidR="009B4771">
        <w:t>ia</w:t>
      </w:r>
      <w:r>
        <w:t xml:space="preserve"> em Banco de Dados</w:t>
      </w:r>
    </w:p>
    <w:p w:rsidR="002A520A" w:rsidP="002A520A" w:rsidRDefault="002A520A" w14:paraId="07502F08" w14:textId="77777777">
      <w:pPr>
        <w:widowControl w:val="0"/>
        <w:spacing w:after="160"/>
        <w:ind w:firstLine="10"/>
        <w:jc w:val="center"/>
      </w:pPr>
    </w:p>
    <w:p w:rsidR="002A520A" w:rsidP="002A520A" w:rsidRDefault="002A520A" w14:paraId="2A28FC3B" w14:textId="77777777">
      <w:pPr>
        <w:widowControl w:val="0"/>
        <w:spacing w:after="160"/>
        <w:ind w:firstLine="10"/>
        <w:jc w:val="center"/>
      </w:pPr>
    </w:p>
    <w:p w:rsidR="002A520A" w:rsidP="002A520A" w:rsidRDefault="002A520A" w14:paraId="0161315D" w14:textId="77777777">
      <w:pPr>
        <w:widowControl w:val="0"/>
        <w:spacing w:after="160"/>
        <w:ind w:firstLine="10"/>
        <w:jc w:val="center"/>
      </w:pPr>
    </w:p>
    <w:p w:rsidR="002A520A" w:rsidP="002A520A" w:rsidRDefault="002A520A" w14:paraId="08AF6CAB" w14:textId="77777777">
      <w:pPr>
        <w:widowControl w:val="0"/>
        <w:spacing w:after="160"/>
        <w:ind w:firstLine="10"/>
        <w:jc w:val="center"/>
      </w:pPr>
    </w:p>
    <w:p w:rsidR="002A520A" w:rsidP="002A520A" w:rsidRDefault="002A520A" w14:paraId="38108625" w14:textId="59F2600C">
      <w:pPr>
        <w:widowControl w:val="0"/>
        <w:spacing w:after="160"/>
        <w:ind w:firstLine="10"/>
        <w:jc w:val="center"/>
      </w:pPr>
      <w:r w:rsidRPr="002A520A">
        <w:rPr>
          <w:b/>
          <w:sz w:val="28"/>
          <w:szCs w:val="28"/>
        </w:rPr>
        <w:t>Análise da influência da variação da capacidade de geração e demanda consumidora no aumento da tarifa de energia elétrica</w:t>
      </w:r>
    </w:p>
    <w:p w:rsidR="002A520A" w:rsidP="002A520A" w:rsidRDefault="002A520A" w14:paraId="7ED4C1BF" w14:textId="77777777">
      <w:pPr>
        <w:widowControl w:val="0"/>
        <w:spacing w:after="160"/>
        <w:ind w:firstLine="10"/>
        <w:jc w:val="center"/>
      </w:pPr>
    </w:p>
    <w:p w:rsidR="002A520A" w:rsidP="002A520A" w:rsidRDefault="002A520A" w14:paraId="20AB76D7" w14:textId="77777777">
      <w:pPr>
        <w:widowControl w:val="0"/>
        <w:spacing w:after="160"/>
        <w:ind w:firstLine="10"/>
        <w:jc w:val="center"/>
      </w:pPr>
    </w:p>
    <w:p w:rsidR="002A520A" w:rsidP="002A520A" w:rsidRDefault="002A520A" w14:paraId="6CFAD797" w14:textId="77777777">
      <w:pPr>
        <w:widowControl w:val="0"/>
        <w:spacing w:after="160"/>
        <w:ind w:firstLine="10"/>
        <w:jc w:val="center"/>
      </w:pPr>
    </w:p>
    <w:p w:rsidR="005C2483" w:rsidP="005C2483" w:rsidRDefault="005C2483" w14:paraId="21A4B714" w14:textId="2EE636DB">
      <w:pPr>
        <w:pStyle w:val="Author"/>
        <w:spacing w:before="0" w:line="276" w:lineRule="auto"/>
        <w:ind w:firstLine="0"/>
        <w:rPr>
          <w:b w:val="0"/>
          <w:bCs w:val="0"/>
        </w:rPr>
      </w:pPr>
      <w:r>
        <w:rPr>
          <w:b w:val="0"/>
          <w:bCs w:val="0"/>
        </w:rPr>
        <w:t>Bruno Silva Devesa</w:t>
      </w:r>
    </w:p>
    <w:p w:rsidRPr="00D16F88" w:rsidR="005C2483" w:rsidP="005C2483" w:rsidRDefault="005C2483" w14:paraId="2D361513" w14:textId="59ED6C77">
      <w:pPr>
        <w:pStyle w:val="Author"/>
        <w:spacing w:before="0" w:line="276" w:lineRule="auto"/>
        <w:ind w:firstLine="0"/>
        <w:rPr>
          <w:b w:val="0"/>
          <w:bCs w:val="0"/>
        </w:rPr>
      </w:pPr>
      <w:r w:rsidRPr="00D16F88">
        <w:rPr>
          <w:b w:val="0"/>
          <w:bCs w:val="0"/>
        </w:rPr>
        <w:t>Sanderson E</w:t>
      </w:r>
      <w:r>
        <w:rPr>
          <w:b w:val="0"/>
          <w:bCs w:val="0"/>
        </w:rPr>
        <w:t>steves</w:t>
      </w:r>
      <w:r w:rsidRPr="00D16F88">
        <w:rPr>
          <w:b w:val="0"/>
          <w:bCs w:val="0"/>
        </w:rPr>
        <w:t xml:space="preserve"> Vieira</w:t>
      </w:r>
    </w:p>
    <w:p w:rsidR="002A520A" w:rsidP="002A520A" w:rsidRDefault="002A520A" w14:paraId="46532A7F" w14:textId="6F6CE92A">
      <w:pPr>
        <w:pStyle w:val="Author"/>
        <w:spacing w:before="0" w:line="276" w:lineRule="auto"/>
        <w:ind w:firstLine="0"/>
        <w:rPr>
          <w:b w:val="0"/>
          <w:bCs w:val="0"/>
        </w:rPr>
      </w:pPr>
      <w:r w:rsidRPr="00D16F88">
        <w:rPr>
          <w:b w:val="0"/>
          <w:bCs w:val="0"/>
        </w:rPr>
        <w:t>Anselmo B</w:t>
      </w:r>
      <w:r w:rsidR="00A93ADD">
        <w:rPr>
          <w:b w:val="0"/>
          <w:bCs w:val="0"/>
        </w:rPr>
        <w:t>erriel</w:t>
      </w:r>
      <w:r w:rsidRPr="00D16F88">
        <w:rPr>
          <w:b w:val="0"/>
          <w:bCs w:val="0"/>
        </w:rPr>
        <w:t xml:space="preserve"> </w:t>
      </w:r>
      <w:r>
        <w:rPr>
          <w:b w:val="0"/>
          <w:bCs w:val="0"/>
        </w:rPr>
        <w:t>d</w:t>
      </w:r>
      <w:r w:rsidRPr="00D16F88">
        <w:rPr>
          <w:b w:val="0"/>
          <w:bCs w:val="0"/>
        </w:rPr>
        <w:t>e Lira</w:t>
      </w:r>
    </w:p>
    <w:p w:rsidR="002A520A" w:rsidP="002A520A" w:rsidRDefault="002A520A" w14:paraId="1E2A6919" w14:textId="3105C53A">
      <w:pPr>
        <w:pStyle w:val="Author"/>
        <w:spacing w:before="0" w:line="276" w:lineRule="auto"/>
        <w:ind w:firstLine="0"/>
        <w:rPr>
          <w:b w:val="0"/>
          <w:bCs w:val="0"/>
        </w:rPr>
      </w:pPr>
      <w:r w:rsidRPr="00D16F88">
        <w:rPr>
          <w:b w:val="0"/>
          <w:bCs w:val="0"/>
        </w:rPr>
        <w:t xml:space="preserve">Douglas </w:t>
      </w:r>
      <w:r w:rsidR="688138C2">
        <w:rPr>
          <w:b w:val="0"/>
          <w:bCs w:val="0"/>
        </w:rPr>
        <w:t>Gonçalves</w:t>
      </w:r>
      <w:r w:rsidRPr="00D16F88">
        <w:rPr>
          <w:b w:val="0"/>
          <w:bCs w:val="0"/>
        </w:rPr>
        <w:t xml:space="preserve"> Guglielmelli</w:t>
      </w:r>
    </w:p>
    <w:p w:rsidR="002A520A" w:rsidP="002A520A" w:rsidRDefault="002A520A" w14:paraId="3B14701B" w14:textId="77777777">
      <w:pPr>
        <w:widowControl w:val="0"/>
        <w:spacing w:after="160"/>
        <w:ind w:firstLine="10"/>
        <w:jc w:val="center"/>
      </w:pPr>
    </w:p>
    <w:p w:rsidR="002A520A" w:rsidP="002A520A" w:rsidRDefault="002A520A" w14:paraId="1A1D998C" w14:textId="77777777">
      <w:pPr>
        <w:widowControl w:val="0"/>
        <w:spacing w:after="160"/>
        <w:ind w:firstLine="10"/>
        <w:jc w:val="center"/>
      </w:pPr>
    </w:p>
    <w:p w:rsidR="002A520A" w:rsidP="002A520A" w:rsidRDefault="002A520A" w14:paraId="7C984C40" w14:textId="77777777">
      <w:pPr>
        <w:widowControl w:val="0"/>
        <w:spacing w:after="160"/>
        <w:ind w:firstLine="10"/>
        <w:jc w:val="center"/>
      </w:pPr>
    </w:p>
    <w:p w:rsidR="002A520A" w:rsidP="002A520A" w:rsidRDefault="002A520A" w14:paraId="79B21C85" w14:textId="77777777">
      <w:pPr>
        <w:widowControl w:val="0"/>
        <w:spacing w:after="160"/>
        <w:ind w:firstLine="10"/>
        <w:jc w:val="center"/>
      </w:pPr>
    </w:p>
    <w:p w:rsidR="002A520A" w:rsidP="002A520A" w:rsidRDefault="002A520A" w14:paraId="40FD2276" w14:textId="77777777">
      <w:pPr>
        <w:widowControl w:val="0"/>
        <w:spacing w:after="160"/>
        <w:ind w:firstLine="10"/>
        <w:jc w:val="center"/>
      </w:pPr>
    </w:p>
    <w:p w:rsidR="002A520A" w:rsidP="002A520A" w:rsidRDefault="002A520A" w14:paraId="4A1FE45B" w14:textId="77777777">
      <w:pPr>
        <w:widowControl w:val="0"/>
        <w:spacing w:after="160"/>
        <w:ind w:firstLine="10"/>
        <w:jc w:val="center"/>
      </w:pPr>
    </w:p>
    <w:p w:rsidR="002A520A" w:rsidP="002A520A" w:rsidRDefault="002A520A" w14:paraId="44884895" w14:textId="77777777">
      <w:pPr>
        <w:widowControl w:val="0"/>
        <w:spacing w:after="160"/>
        <w:ind w:firstLine="10"/>
        <w:jc w:val="center"/>
      </w:pPr>
    </w:p>
    <w:p w:rsidR="002A520A" w:rsidP="002A520A" w:rsidRDefault="002A520A" w14:paraId="3B554795" w14:textId="77777777">
      <w:pPr>
        <w:widowControl w:val="0"/>
        <w:spacing w:before="240" w:after="160" w:line="240" w:lineRule="auto"/>
        <w:ind w:firstLine="10"/>
        <w:jc w:val="center"/>
      </w:pPr>
      <w:r>
        <w:t>Belo Horizonte</w:t>
      </w:r>
    </w:p>
    <w:p w:rsidR="002A520A" w:rsidP="002A520A" w:rsidRDefault="002A520A" w14:paraId="51A7F598" w14:textId="1F8B67D9">
      <w:pPr>
        <w:widowControl w:val="0"/>
        <w:tabs>
          <w:tab w:val="center" w:pos="4534"/>
          <w:tab w:val="right" w:pos="9059"/>
        </w:tabs>
        <w:spacing w:before="240" w:after="200" w:line="240" w:lineRule="auto"/>
        <w:ind w:firstLine="10"/>
        <w:jc w:val="center"/>
      </w:pPr>
      <w:r>
        <w:t>2022</w:t>
      </w:r>
    </w:p>
    <w:p w:rsidRPr="00CE79E1" w:rsidR="004512E8" w:rsidP="002A520A" w:rsidRDefault="004512E8" w14:paraId="584F3DB1" w14:textId="05B89A35">
      <w:pPr>
        <w:pStyle w:val="Address"/>
        <w:spacing w:line="240" w:lineRule="auto"/>
        <w:ind w:firstLine="0"/>
        <w:jc w:val="both"/>
        <w:rPr>
          <w:i/>
          <w:iCs/>
        </w:rPr>
        <w:sectPr w:rsidRPr="00CE79E1" w:rsidR="004512E8" w:rsidSect="00A86A0E">
          <w:headerReference w:type="even" r:id="rId11"/>
          <w:headerReference w:type="default" r:id="rId12"/>
          <w:footerReference w:type="even" r:id="rId13"/>
          <w:footerReference w:type="first" r:id="rId14"/>
          <w:type w:val="continuous"/>
          <w:pgSz w:w="11907" w:h="16840" w:orient="portrait" w:code="9"/>
          <w:pgMar w:top="1985" w:right="1701" w:bottom="1418" w:left="1701" w:header="964" w:footer="964" w:gutter="0"/>
          <w:pgNumType w:start="0"/>
          <w:cols w:space="454"/>
          <w:footerReference w:type="default" r:id="Rd896f587d3de4cbb"/>
        </w:sectPr>
      </w:pPr>
    </w:p>
    <w:sdt>
      <w:sdtPr>
        <w:rPr>
          <w:rFonts w:cs="Times New Roman"/>
          <w:b w:val="0"/>
          <w:bCs/>
          <w:sz w:val="24"/>
          <w:szCs w:val="20"/>
        </w:rPr>
        <w:id w:val="-1381087651"/>
        <w:docPartObj>
          <w:docPartGallery w:val="Table of Contents"/>
          <w:docPartUnique/>
        </w:docPartObj>
      </w:sdtPr>
      <w:sdtContent>
        <w:p w:rsidR="00A321FB" w:rsidP="00A321FB" w:rsidRDefault="00A321FB" w14:paraId="1B993E91" w14:textId="785B04E3">
          <w:pPr>
            <w:pStyle w:val="Ttulo"/>
          </w:pPr>
          <w:r>
            <w:t>Sumário</w:t>
          </w:r>
        </w:p>
        <w:p w:rsidR="003A2421" w:rsidP="003A2421" w:rsidRDefault="00A321FB" w14:paraId="5C7F1C4B" w14:textId="2CEA982D">
          <w:pPr>
            <w:pStyle w:val="Sumrio1"/>
            <w:rPr>
              <w:rFonts w:asciiTheme="minorHAnsi" w:hAnsiTheme="minorHAnsi" w:eastAsiaTheme="minorEastAsia" w:cstheme="minorBidi"/>
              <w:noProof/>
              <w:sz w:val="22"/>
              <w:szCs w:val="22"/>
              <w:lang w:val="en-CA" w:eastAsia="en-CA"/>
            </w:rPr>
          </w:pPr>
          <w:r>
            <w:fldChar w:fldCharType="begin"/>
          </w:r>
          <w:r>
            <w:instrText xml:space="preserve"> TOC \o "1-3" \h \z \u </w:instrText>
          </w:r>
          <w:r>
            <w:fldChar w:fldCharType="separate"/>
          </w:r>
          <w:hyperlink w:history="1" w:anchor="_Toc103773742">
            <w:r w:rsidRPr="003F5763" w:rsidR="003A2421">
              <w:rPr>
                <w:rStyle w:val="Hyperlink"/>
                <w:noProof/>
              </w:rPr>
              <w:t>1.</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INTRODUÇÃO</w:t>
            </w:r>
            <w:r w:rsidR="003A2421">
              <w:rPr>
                <w:noProof/>
                <w:webHidden/>
              </w:rPr>
              <w:tab/>
            </w:r>
            <w:r w:rsidR="003A2421">
              <w:rPr>
                <w:noProof/>
                <w:webHidden/>
              </w:rPr>
              <w:fldChar w:fldCharType="begin"/>
            </w:r>
            <w:r w:rsidR="003A2421">
              <w:rPr>
                <w:noProof/>
                <w:webHidden/>
              </w:rPr>
              <w:instrText xml:space="preserve"> PAGEREF _Toc103773742 \h </w:instrText>
            </w:r>
            <w:r w:rsidR="003A2421">
              <w:rPr>
                <w:noProof/>
                <w:webHidden/>
              </w:rPr>
            </w:r>
            <w:r w:rsidR="003A2421">
              <w:rPr>
                <w:noProof/>
                <w:webHidden/>
              </w:rPr>
              <w:fldChar w:fldCharType="separate"/>
            </w:r>
            <w:r w:rsidR="003A2421">
              <w:rPr>
                <w:noProof/>
                <w:webHidden/>
              </w:rPr>
              <w:t>2</w:t>
            </w:r>
            <w:r w:rsidR="003A2421">
              <w:rPr>
                <w:noProof/>
                <w:webHidden/>
              </w:rPr>
              <w:fldChar w:fldCharType="end"/>
            </w:r>
          </w:hyperlink>
        </w:p>
        <w:p w:rsidR="003A2421" w:rsidP="003A2421" w:rsidRDefault="005D5473" w14:paraId="136D3E5E" w14:textId="39F7B261">
          <w:pPr>
            <w:pStyle w:val="Sumrio1"/>
            <w:rPr>
              <w:rFonts w:asciiTheme="minorHAnsi" w:hAnsiTheme="minorHAnsi" w:eastAsiaTheme="minorEastAsia" w:cstheme="minorBidi"/>
              <w:noProof/>
              <w:sz w:val="22"/>
              <w:szCs w:val="22"/>
              <w:lang w:val="en-CA" w:eastAsia="en-CA"/>
            </w:rPr>
          </w:pPr>
          <w:hyperlink w:history="1" w:anchor="_Toc103773743">
            <w:r w:rsidRPr="003F5763" w:rsidR="003A2421">
              <w:rPr>
                <w:rStyle w:val="Hyperlink"/>
                <w:noProof/>
              </w:rPr>
              <w:t>2.</w:t>
            </w:r>
            <w:r w:rsidR="003A2421">
              <w:rPr>
                <w:rFonts w:asciiTheme="minorHAnsi" w:hAnsiTheme="minorHAnsi" w:eastAsiaTheme="minorEastAsia" w:cstheme="minorBidi"/>
                <w:noProof/>
                <w:sz w:val="22"/>
                <w:szCs w:val="22"/>
                <w:lang w:val="en-CA" w:eastAsia="en-CA"/>
              </w:rPr>
              <w:tab/>
            </w:r>
            <w:r w:rsidRPr="003F5763" w:rsidR="003A2421">
              <w:rPr>
                <w:rStyle w:val="Hyperlink"/>
                <w:noProof/>
              </w:rPr>
              <w:t>OBJETIVO</w:t>
            </w:r>
            <w:r w:rsidR="003A2421">
              <w:rPr>
                <w:noProof/>
                <w:webHidden/>
              </w:rPr>
              <w:tab/>
            </w:r>
            <w:r w:rsidR="003A2421">
              <w:rPr>
                <w:noProof/>
                <w:webHidden/>
              </w:rPr>
              <w:fldChar w:fldCharType="begin"/>
            </w:r>
            <w:r w:rsidR="003A2421">
              <w:rPr>
                <w:noProof/>
                <w:webHidden/>
              </w:rPr>
              <w:instrText xml:space="preserve"> PAGEREF _Toc103773743 \h </w:instrText>
            </w:r>
            <w:r w:rsidR="003A2421">
              <w:rPr>
                <w:noProof/>
                <w:webHidden/>
              </w:rPr>
            </w:r>
            <w:r w:rsidR="003A2421">
              <w:rPr>
                <w:noProof/>
                <w:webHidden/>
              </w:rPr>
              <w:fldChar w:fldCharType="separate"/>
            </w:r>
            <w:r w:rsidR="003A2421">
              <w:rPr>
                <w:noProof/>
                <w:webHidden/>
              </w:rPr>
              <w:t>3</w:t>
            </w:r>
            <w:r w:rsidR="003A2421">
              <w:rPr>
                <w:noProof/>
                <w:webHidden/>
              </w:rPr>
              <w:fldChar w:fldCharType="end"/>
            </w:r>
          </w:hyperlink>
        </w:p>
        <w:p w:rsidRPr="003A2421" w:rsidR="003A2421" w:rsidP="003A2421" w:rsidRDefault="005D5473" w14:paraId="60FE5CCF" w14:textId="7D469194">
          <w:pPr>
            <w:pStyle w:val="Sumrio1"/>
            <w:rPr>
              <w:rFonts w:asciiTheme="minorHAnsi" w:hAnsiTheme="minorHAnsi" w:eastAsiaTheme="minorEastAsia" w:cstheme="minorBidi"/>
              <w:noProof/>
              <w:sz w:val="22"/>
              <w:szCs w:val="22"/>
              <w:lang w:val="en-CA" w:eastAsia="en-CA"/>
            </w:rPr>
          </w:pPr>
          <w:hyperlink w:history="1" w:anchor="_Toc103773744">
            <w:r w:rsidRPr="003A2421" w:rsidR="003A2421">
              <w:rPr>
                <w:rStyle w:val="Hyperlink"/>
                <w:noProof/>
              </w:rPr>
              <w:t>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METODOLOGIA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_Toc103773744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193B680A" w14:textId="74328A26">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5">
            <w:r w:rsidRPr="003A2421" w:rsidR="003A2421">
              <w:rPr>
                <w:rStyle w:val="Hyperlink"/>
                <w:noProof/>
              </w:rPr>
              <w:t>3.1.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da Base de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_Toc103773745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1712FE42" w14:textId="10EEBAF4">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46">
            <w:r w:rsidRPr="003A2421" w:rsidR="003A2421">
              <w:rPr>
                <w:rStyle w:val="Hyperlink"/>
                <w:noProof/>
              </w:rPr>
              <w:t>3.2.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Arquitetura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_Toc103773746 \h </w:instrText>
            </w:r>
            <w:r w:rsidRPr="003A2421" w:rsidR="003A2421">
              <w:rPr>
                <w:noProof/>
                <w:webHidden/>
              </w:rPr>
            </w:r>
            <w:r w:rsidRPr="003A2421" w:rsidR="003A2421">
              <w:rPr>
                <w:noProof/>
                <w:webHidden/>
              </w:rPr>
              <w:fldChar w:fldCharType="separate"/>
            </w:r>
            <w:r w:rsidRPr="003A2421" w:rsidR="003A2421">
              <w:rPr>
                <w:noProof/>
                <w:webHidden/>
              </w:rPr>
              <w:t>3</w:t>
            </w:r>
            <w:r w:rsidRPr="003A2421" w:rsidR="003A2421">
              <w:rPr>
                <w:noProof/>
                <w:webHidden/>
              </w:rPr>
              <w:fldChar w:fldCharType="end"/>
            </w:r>
          </w:hyperlink>
        </w:p>
        <w:p w:rsidRPr="003A2421" w:rsidR="003A2421" w:rsidRDefault="005D5473" w14:paraId="4EB0ED69" w14:textId="6FCE5FCC">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7">
            <w:r w:rsidRPr="003A2421" w:rsidR="003A2421">
              <w:rPr>
                <w:rStyle w:val="Hyperlink"/>
                <w:noProof/>
              </w:rPr>
              <w:t>3.2.1.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Pipe-Filter</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_Toc103773747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5D5473" w14:paraId="7490C143" w14:textId="70B69ACD">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8">
            <w:r w:rsidRPr="003A2421" w:rsidR="003A2421">
              <w:rPr>
                <w:rStyle w:val="Hyperlink"/>
                <w:noProof/>
              </w:rPr>
              <w:t>3.2.2.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 xml:space="preserve">Padrão </w:t>
            </w:r>
            <w:r w:rsidRPr="003A2421" w:rsidR="003A2421">
              <w:rPr>
                <w:rStyle w:val="Hyperlink"/>
                <w:i/>
                <w:iCs/>
                <w:noProof/>
              </w:rPr>
              <w:t>Layered Pattern</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_Toc103773748 \h </w:instrText>
            </w:r>
            <w:r w:rsidRPr="003A2421" w:rsidR="003A2421">
              <w:rPr>
                <w:noProof/>
                <w:webHidden/>
              </w:rPr>
            </w:r>
            <w:r w:rsidRPr="003A2421" w:rsidR="003A2421">
              <w:rPr>
                <w:noProof/>
                <w:webHidden/>
              </w:rPr>
              <w:fldChar w:fldCharType="separate"/>
            </w:r>
            <w:r w:rsidRPr="003A2421" w:rsidR="003A2421">
              <w:rPr>
                <w:noProof/>
                <w:webHidden/>
              </w:rPr>
              <w:t>4</w:t>
            </w:r>
            <w:r w:rsidRPr="003A2421" w:rsidR="003A2421">
              <w:rPr>
                <w:noProof/>
                <w:webHidden/>
              </w:rPr>
              <w:fldChar w:fldCharType="end"/>
            </w:r>
          </w:hyperlink>
        </w:p>
        <w:p w:rsidRPr="003A2421" w:rsidR="003A2421" w:rsidRDefault="005D5473" w14:paraId="70532BA9" w14:textId="7A06315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49">
            <w:r w:rsidRPr="003A2421" w:rsidR="003A2421">
              <w:rPr>
                <w:rStyle w:val="Hyperlink"/>
                <w:noProof/>
              </w:rPr>
              <w:t>3.2.3.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Diagramas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_Toc103773749 \h </w:instrText>
            </w:r>
            <w:r w:rsidRPr="003A2421" w:rsidR="003A2421">
              <w:rPr>
                <w:noProof/>
                <w:webHidden/>
              </w:rPr>
            </w:r>
            <w:r w:rsidRPr="003A2421" w:rsidR="003A2421">
              <w:rPr>
                <w:noProof/>
                <w:webHidden/>
              </w:rPr>
              <w:fldChar w:fldCharType="separate"/>
            </w:r>
            <w:r w:rsidRPr="003A2421" w:rsidR="003A2421">
              <w:rPr>
                <w:noProof/>
                <w:webHidden/>
              </w:rPr>
              <w:t>5</w:t>
            </w:r>
            <w:r w:rsidRPr="003A2421" w:rsidR="003A2421">
              <w:rPr>
                <w:noProof/>
                <w:webHidden/>
              </w:rPr>
              <w:fldChar w:fldCharType="end"/>
            </w:r>
          </w:hyperlink>
        </w:p>
        <w:p w:rsidRPr="003A2421" w:rsidR="003A2421" w:rsidRDefault="005D5473" w14:paraId="41BEEA35" w14:textId="2A3A4C3E">
          <w:pPr>
            <w:pStyle w:val="Sumrio3"/>
            <w:tabs>
              <w:tab w:val="left" w:pos="1949"/>
              <w:tab w:val="right" w:leader="dot" w:pos="9062"/>
            </w:tabs>
            <w:rPr>
              <w:rFonts w:asciiTheme="minorHAnsi" w:hAnsiTheme="minorHAnsi" w:eastAsiaTheme="minorEastAsia" w:cstheme="minorBidi"/>
              <w:noProof/>
              <w:sz w:val="22"/>
              <w:szCs w:val="22"/>
              <w:lang w:val="en-CA" w:eastAsia="en-CA"/>
            </w:rPr>
          </w:pPr>
          <w:hyperlink w:history="1" w:anchor="_Toc103773750">
            <w:r w:rsidRPr="003A2421" w:rsidR="003A2421">
              <w:rPr>
                <w:rStyle w:val="Hyperlink"/>
                <w:noProof/>
              </w:rPr>
              <w:t>3.2.4.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Descrição Metodológica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_Toc103773750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P="003A2421" w:rsidRDefault="005D5473" w14:paraId="542BB7D0" w14:textId="34C2A8F6">
          <w:pPr>
            <w:pStyle w:val="Sumrio1"/>
            <w:rPr>
              <w:rFonts w:asciiTheme="minorHAnsi" w:hAnsiTheme="minorHAnsi" w:eastAsiaTheme="minorEastAsia" w:cstheme="minorBidi"/>
              <w:noProof/>
              <w:sz w:val="22"/>
              <w:szCs w:val="22"/>
              <w:lang w:val="en-CA" w:eastAsia="en-CA"/>
            </w:rPr>
          </w:pPr>
          <w:hyperlink w:history="1" w:anchor="_Toc103773751">
            <w:r w:rsidRPr="003A2421" w:rsidR="003A2421">
              <w:rPr>
                <w:rStyle w:val="Hyperlink"/>
                <w:rFonts w:eastAsia="Calibri"/>
                <w:noProof/>
              </w:rPr>
              <w:t>4.</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rFonts w:eastAsia="Calibri"/>
                <w:noProof/>
              </w:rPr>
              <w:t>DESENVOLVIMENTO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_Toc103773751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5D5473" w14:paraId="2C37881F" w14:textId="083CBF77">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2">
            <w:r w:rsidRPr="003A2421" w:rsidR="003A2421">
              <w:rPr>
                <w:rStyle w:val="Hyperlink"/>
                <w:noProof/>
              </w:rPr>
              <w:t>4.1.</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Extração e limpeza</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_Toc103773752 \h </w:instrText>
            </w:r>
            <w:r w:rsidRPr="003A2421" w:rsidR="003A2421">
              <w:rPr>
                <w:noProof/>
                <w:webHidden/>
              </w:rPr>
            </w:r>
            <w:r w:rsidRPr="003A2421" w:rsidR="003A2421">
              <w:rPr>
                <w:noProof/>
                <w:webHidden/>
              </w:rPr>
              <w:fldChar w:fldCharType="separate"/>
            </w:r>
            <w:r w:rsidRPr="003A2421" w:rsidR="003A2421">
              <w:rPr>
                <w:noProof/>
                <w:webHidden/>
              </w:rPr>
              <w:t>7</w:t>
            </w:r>
            <w:r w:rsidRPr="003A2421" w:rsidR="003A2421">
              <w:rPr>
                <w:noProof/>
                <w:webHidden/>
              </w:rPr>
              <w:fldChar w:fldCharType="end"/>
            </w:r>
          </w:hyperlink>
        </w:p>
        <w:p w:rsidRPr="003A2421" w:rsidR="003A2421" w:rsidRDefault="005D5473" w14:paraId="696DD3C4" w14:textId="6803589E">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3">
            <w:r w:rsidRPr="003A2421" w:rsidR="003A2421">
              <w:rPr>
                <w:rStyle w:val="Hyperlink"/>
                <w:noProof/>
              </w:rPr>
              <w:t>4.2.</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Limpeza e Transformação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_Toc103773753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RDefault="005D5473" w14:paraId="3562037C" w14:textId="76535A83">
          <w:pPr>
            <w:pStyle w:val="Sumrio2"/>
            <w:tabs>
              <w:tab w:val="left" w:pos="1540"/>
              <w:tab w:val="right" w:leader="dot" w:pos="9062"/>
            </w:tabs>
            <w:rPr>
              <w:rFonts w:asciiTheme="minorHAnsi" w:hAnsiTheme="minorHAnsi" w:eastAsiaTheme="minorEastAsia" w:cstheme="minorBidi"/>
              <w:noProof/>
              <w:sz w:val="22"/>
              <w:szCs w:val="22"/>
              <w:lang w:val="en-CA" w:eastAsia="en-CA"/>
            </w:rPr>
          </w:pPr>
          <w:hyperlink w:history="1" w:anchor="_Toc103773754">
            <w:r w:rsidRPr="003A2421" w:rsidR="003A2421">
              <w:rPr>
                <w:rStyle w:val="Hyperlink"/>
                <w:noProof/>
              </w:rPr>
              <w:t>4.3.</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Visualização dos Dados</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_Toc103773754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Pr="003A2421" w:rsidR="003A2421" w:rsidP="003A2421" w:rsidRDefault="005D5473" w14:paraId="0C2C7A80" w14:textId="05864E65">
          <w:pPr>
            <w:pStyle w:val="Sumrio1"/>
            <w:rPr>
              <w:rFonts w:asciiTheme="minorHAnsi" w:hAnsiTheme="minorHAnsi" w:eastAsiaTheme="minorEastAsia" w:cstheme="minorBidi"/>
              <w:noProof/>
              <w:sz w:val="22"/>
              <w:szCs w:val="22"/>
              <w:lang w:val="en-CA" w:eastAsia="en-CA"/>
            </w:rPr>
          </w:pPr>
          <w:hyperlink w:history="1" w:anchor="_Toc103773755">
            <w:r w:rsidRPr="003A2421" w:rsidR="003A2421">
              <w:rPr>
                <w:rStyle w:val="Hyperlink"/>
                <w:noProof/>
              </w:rPr>
              <w:t>5.</w:t>
            </w:r>
            <w:r w:rsidRPr="003A2421" w:rsidR="003A2421">
              <w:rPr>
                <w:rFonts w:asciiTheme="minorHAnsi" w:hAnsiTheme="minorHAnsi" w:eastAsiaTheme="minorEastAsia" w:cstheme="minorBidi"/>
                <w:noProof/>
                <w:sz w:val="22"/>
                <w:szCs w:val="22"/>
                <w:lang w:val="en-CA" w:eastAsia="en-CA"/>
              </w:rPr>
              <w:tab/>
            </w:r>
            <w:r w:rsidRPr="003A2421" w:rsidR="003A2421">
              <w:rPr>
                <w:rStyle w:val="Hyperlink"/>
                <w:noProof/>
              </w:rPr>
              <w:t>APRESENTAÇÃO E CONCLUSÃO</w:t>
            </w:r>
            <w:r w:rsidRPr="003A2421" w:rsidR="003A2421">
              <w:rPr>
                <w:noProof/>
                <w:webHidden/>
              </w:rPr>
              <w:tab/>
            </w:r>
            <w:r w:rsidRPr="003A2421" w:rsidR="003A2421">
              <w:rPr>
                <w:noProof/>
                <w:webHidden/>
              </w:rPr>
              <w:fldChar w:fldCharType="begin"/>
            </w:r>
            <w:r w:rsidRPr="003A2421" w:rsidR="003A2421">
              <w:rPr>
                <w:noProof/>
                <w:webHidden/>
              </w:rPr>
              <w:instrText xml:space="preserve"> PAGEREF _Toc103773755 \h </w:instrText>
            </w:r>
            <w:r w:rsidRPr="003A2421" w:rsidR="003A2421">
              <w:rPr>
                <w:noProof/>
                <w:webHidden/>
              </w:rPr>
            </w:r>
            <w:r w:rsidRPr="003A2421" w:rsidR="003A2421">
              <w:rPr>
                <w:noProof/>
                <w:webHidden/>
              </w:rPr>
              <w:fldChar w:fldCharType="separate"/>
            </w:r>
            <w:r w:rsidRPr="003A2421" w:rsidR="003A2421">
              <w:rPr>
                <w:noProof/>
                <w:webHidden/>
              </w:rPr>
              <w:t>8</w:t>
            </w:r>
            <w:r w:rsidRPr="003A2421" w:rsidR="003A2421">
              <w:rPr>
                <w:noProof/>
                <w:webHidden/>
              </w:rPr>
              <w:fldChar w:fldCharType="end"/>
            </w:r>
          </w:hyperlink>
        </w:p>
        <w:p w:rsidR="003A2421" w:rsidP="003A2421" w:rsidRDefault="005D5473" w14:paraId="21643ACC" w14:textId="565F3D33">
          <w:pPr>
            <w:pStyle w:val="Sumrio1"/>
            <w:rPr>
              <w:rFonts w:asciiTheme="minorHAnsi" w:hAnsiTheme="minorHAnsi" w:eastAsiaTheme="minorEastAsia" w:cstheme="minorBidi"/>
              <w:noProof/>
              <w:sz w:val="22"/>
              <w:szCs w:val="22"/>
              <w:lang w:val="en-CA" w:eastAsia="en-CA"/>
            </w:rPr>
          </w:pPr>
          <w:hyperlink w:history="1" w:anchor="_Toc103773756">
            <w:r w:rsidRPr="003F5763" w:rsidR="003A2421">
              <w:rPr>
                <w:rStyle w:val="Hyperlink"/>
                <w:noProof/>
              </w:rPr>
              <w:t>REFERÊNCIAS</w:t>
            </w:r>
            <w:r w:rsidR="003A2421">
              <w:rPr>
                <w:noProof/>
                <w:webHidden/>
              </w:rPr>
              <w:tab/>
            </w:r>
            <w:r w:rsidR="003A2421">
              <w:rPr>
                <w:noProof/>
                <w:webHidden/>
              </w:rPr>
              <w:fldChar w:fldCharType="begin"/>
            </w:r>
            <w:r w:rsidR="003A2421">
              <w:rPr>
                <w:noProof/>
                <w:webHidden/>
              </w:rPr>
              <w:instrText xml:space="preserve"> PAGEREF _Toc103773756 \h </w:instrText>
            </w:r>
            <w:r w:rsidR="003A2421">
              <w:rPr>
                <w:noProof/>
                <w:webHidden/>
              </w:rPr>
            </w:r>
            <w:r w:rsidR="003A2421">
              <w:rPr>
                <w:noProof/>
                <w:webHidden/>
              </w:rPr>
              <w:fldChar w:fldCharType="separate"/>
            </w:r>
            <w:r w:rsidR="003A2421">
              <w:rPr>
                <w:noProof/>
                <w:webHidden/>
              </w:rPr>
              <w:t>9</w:t>
            </w:r>
            <w:r w:rsidR="003A2421">
              <w:rPr>
                <w:noProof/>
                <w:webHidden/>
              </w:rPr>
              <w:fldChar w:fldCharType="end"/>
            </w:r>
          </w:hyperlink>
        </w:p>
        <w:p w:rsidR="003A2421" w:rsidP="003A2421" w:rsidRDefault="005D5473" w14:paraId="1D3063BA" w14:textId="7438E0DB">
          <w:pPr>
            <w:pStyle w:val="Sumrio1"/>
            <w:rPr>
              <w:rFonts w:asciiTheme="minorHAnsi" w:hAnsiTheme="minorHAnsi" w:eastAsiaTheme="minorEastAsia" w:cstheme="minorBidi"/>
              <w:noProof/>
              <w:sz w:val="22"/>
              <w:szCs w:val="22"/>
              <w:lang w:val="en-CA" w:eastAsia="en-CA"/>
            </w:rPr>
          </w:pPr>
          <w:hyperlink w:history="1" w:anchor="_Toc103773757">
            <w:r w:rsidRPr="003F5763" w:rsidR="003A2421">
              <w:rPr>
                <w:rStyle w:val="Hyperlink"/>
                <w:noProof/>
              </w:rPr>
              <w:t>APÊNDICE A - Roteiro de Tratamento de Dados</w:t>
            </w:r>
            <w:r w:rsidR="003A2421">
              <w:rPr>
                <w:noProof/>
                <w:webHidden/>
              </w:rPr>
              <w:tab/>
            </w:r>
            <w:r w:rsidR="003A2421">
              <w:rPr>
                <w:noProof/>
                <w:webHidden/>
              </w:rPr>
              <w:fldChar w:fldCharType="begin"/>
            </w:r>
            <w:r w:rsidR="003A2421">
              <w:rPr>
                <w:noProof/>
                <w:webHidden/>
              </w:rPr>
              <w:instrText xml:space="preserve"> PAGEREF _Toc103773757 \h </w:instrText>
            </w:r>
            <w:r w:rsidR="003A2421">
              <w:rPr>
                <w:noProof/>
                <w:webHidden/>
              </w:rPr>
            </w:r>
            <w:r w:rsidR="003A2421">
              <w:rPr>
                <w:noProof/>
                <w:webHidden/>
              </w:rPr>
              <w:fldChar w:fldCharType="separate"/>
            </w:r>
            <w:r w:rsidR="003A2421">
              <w:rPr>
                <w:noProof/>
                <w:webHidden/>
              </w:rPr>
              <w:t>11</w:t>
            </w:r>
            <w:r w:rsidR="003A2421">
              <w:rPr>
                <w:noProof/>
                <w:webHidden/>
              </w:rPr>
              <w:fldChar w:fldCharType="end"/>
            </w:r>
          </w:hyperlink>
        </w:p>
        <w:p w:rsidR="003A2421" w:rsidP="003A2421" w:rsidRDefault="005D5473" w14:paraId="646E9236" w14:textId="48F29686">
          <w:pPr>
            <w:pStyle w:val="Sumrio1"/>
            <w:rPr>
              <w:rFonts w:asciiTheme="minorHAnsi" w:hAnsiTheme="minorHAnsi" w:eastAsiaTheme="minorEastAsia" w:cstheme="minorBidi"/>
              <w:noProof/>
              <w:sz w:val="22"/>
              <w:szCs w:val="22"/>
              <w:lang w:val="en-CA" w:eastAsia="en-CA"/>
            </w:rPr>
          </w:pPr>
          <w:hyperlink w:history="1" w:anchor="_Toc103773758">
            <w:r w:rsidRPr="003F5763" w:rsidR="003A2421">
              <w:rPr>
                <w:rStyle w:val="Hyperlink"/>
                <w:noProof/>
              </w:rPr>
              <w:t>APÊNDICE B - Roteiro de Análise de Dados</w:t>
            </w:r>
            <w:r w:rsidR="003A2421">
              <w:rPr>
                <w:noProof/>
                <w:webHidden/>
              </w:rPr>
              <w:tab/>
            </w:r>
            <w:r w:rsidR="003A2421">
              <w:rPr>
                <w:noProof/>
                <w:webHidden/>
              </w:rPr>
              <w:fldChar w:fldCharType="begin"/>
            </w:r>
            <w:r w:rsidR="003A2421">
              <w:rPr>
                <w:noProof/>
                <w:webHidden/>
              </w:rPr>
              <w:instrText xml:space="preserve"> PAGEREF _Toc103773758 \h </w:instrText>
            </w:r>
            <w:r w:rsidR="003A2421">
              <w:rPr>
                <w:noProof/>
                <w:webHidden/>
              </w:rPr>
            </w:r>
            <w:r w:rsidR="003A2421">
              <w:rPr>
                <w:noProof/>
                <w:webHidden/>
              </w:rPr>
              <w:fldChar w:fldCharType="separate"/>
            </w:r>
            <w:r w:rsidR="003A2421">
              <w:rPr>
                <w:noProof/>
                <w:webHidden/>
              </w:rPr>
              <w:t>12</w:t>
            </w:r>
            <w:r w:rsidR="003A2421">
              <w:rPr>
                <w:noProof/>
                <w:webHidden/>
              </w:rPr>
              <w:fldChar w:fldCharType="end"/>
            </w:r>
          </w:hyperlink>
        </w:p>
        <w:p w:rsidR="008F6978" w:rsidP="008F6978" w:rsidRDefault="00A321FB" w14:paraId="298F13AD" w14:textId="00EC11F0">
          <w:pPr>
            <w:rPr>
              <w:b/>
            </w:rPr>
          </w:pPr>
          <w:r>
            <w:rPr>
              <w:b/>
            </w:rPr>
            <w:fldChar w:fldCharType="end"/>
          </w:r>
        </w:p>
      </w:sdtContent>
    </w:sdt>
    <w:p w:rsidR="008F6978" w:rsidP="008F6978" w:rsidRDefault="008F6978" w14:paraId="26A82583" w14:textId="77777777">
      <w:pPr>
        <w:rPr>
          <w:b/>
        </w:rPr>
      </w:pPr>
    </w:p>
    <w:p w:rsidR="008F6978" w:rsidP="008F6978" w:rsidRDefault="008F6978" w14:paraId="00732F86" w14:textId="70F29E19">
      <w:pPr>
        <w:sectPr w:rsidR="008F6978" w:rsidSect="00F40923">
          <w:headerReference w:type="even" r:id="rId15"/>
          <w:headerReference w:type="default" r:id="rId16"/>
          <w:footerReference w:type="even" r:id="rId17"/>
          <w:footerReference w:type="first" r:id="rId18"/>
          <w:pgSz w:w="11907" w:h="16840" w:orient="portrait" w:code="9"/>
          <w:pgMar w:top="1701" w:right="1134" w:bottom="1134" w:left="1701" w:header="964" w:footer="964" w:gutter="0"/>
          <w:pgNumType w:start="1"/>
          <w:cols w:equalWidth="0" w:space="454">
            <w:col w:w="9072"/>
          </w:cols>
          <w:footerReference w:type="default" r:id="R80f648f964eb462f"/>
        </w:sectPr>
      </w:pPr>
    </w:p>
    <w:p w:rsidRPr="004762C2" w:rsidR="00EC49FE" w:rsidP="004762C2" w:rsidRDefault="00683B38" w14:paraId="2CE538F6" w14:textId="7BAFE749">
      <w:pPr>
        <w:pStyle w:val="Ttulo1"/>
        <w:rPr/>
      </w:pPr>
      <w:bookmarkStart w:name="_Toc10250651" w:id="0"/>
      <w:bookmarkStart w:name="_Toc103773742" w:id="1"/>
      <w:r w:rsidR="04DF1925">
        <w:rPr/>
        <w:t>INTRODUÇÃO</w:t>
      </w:r>
      <w:bookmarkEnd w:id="0"/>
      <w:bookmarkEnd w:id="1"/>
    </w:p>
    <w:p w:rsidR="00931840" w:rsidP="00BC2AD1" w:rsidRDefault="000F41B9" w14:paraId="2E291FE7" w14:textId="77777777">
      <w:r w:rsidRPr="00364AF1">
        <w:t xml:space="preserve">A energia </w:t>
      </w:r>
      <w:r w:rsidR="00300324">
        <w:t xml:space="preserve">brasileira </w:t>
      </w:r>
      <w:r w:rsidRPr="00364AF1">
        <w:t>é cara</w:t>
      </w:r>
      <w:r w:rsidRPr="00364AF1" w:rsidR="00725284">
        <w:t xml:space="preserve">, </w:t>
      </w:r>
      <w:r w:rsidR="000D4078">
        <w:t>tendo vários fatores apontados como causa</w:t>
      </w:r>
      <w:r w:rsidR="00B06908">
        <w:t>,</w:t>
      </w:r>
      <w:r w:rsidR="000D4078">
        <w:t xml:space="preserve"> sendo</w:t>
      </w:r>
      <w:r w:rsidRPr="00364AF1" w:rsidR="00725284">
        <w:t xml:space="preserve"> os principais</w:t>
      </w:r>
      <w:r w:rsidR="000D4078">
        <w:t xml:space="preserve"> </w:t>
      </w:r>
      <w:r w:rsidRPr="00364AF1" w:rsidR="00914438">
        <w:t>a tributação</w:t>
      </w:r>
      <w:r w:rsidR="00190CFC">
        <w:t>, falhas e perdas no fornecimento</w:t>
      </w:r>
      <w:r w:rsidR="00FD5211">
        <w:t>,</w:t>
      </w:r>
      <w:r w:rsidRPr="00364AF1" w:rsidR="00914438">
        <w:t xml:space="preserve"> e </w:t>
      </w:r>
      <w:r w:rsidR="00190CFC">
        <w:t xml:space="preserve">a </w:t>
      </w:r>
      <w:r w:rsidR="00A52B0D">
        <w:t>grande dependência das hidrelétricas</w:t>
      </w:r>
      <w:r w:rsidR="00E1519B">
        <w:t>.</w:t>
      </w:r>
      <w:r w:rsidRPr="00364AF1" w:rsidR="005E3F6F">
        <w:t xml:space="preserve"> </w:t>
      </w:r>
      <w:r w:rsidRPr="006B7B42" w:rsidR="006B7B42">
        <w:t>(CAMPAGNOLO, 2022; DEISTER, 2021; INSP, 2021; SABER ELÉTRICA, 2022)</w:t>
      </w:r>
    </w:p>
    <w:p w:rsidRPr="00364AF1" w:rsidR="00063089" w:rsidP="00BC2AD1" w:rsidRDefault="0009575B" w14:paraId="3D21CE36" w14:textId="19DC294D">
      <w:r>
        <w:t xml:space="preserve">Conforme o Balanço Energético Nacional de </w:t>
      </w:r>
      <w:r w:rsidRPr="005203F3">
        <w:t>2021</w:t>
      </w:r>
      <w:r>
        <w:t xml:space="preserve">, a matriz elétrica brasileira é </w:t>
      </w:r>
      <w:r w:rsidR="009E13BE">
        <w:t>composta em 65% da geração h</w:t>
      </w:r>
      <w:r w:rsidR="00B33FB9">
        <w:t>ídrica.</w:t>
      </w:r>
      <w:r w:rsidR="005A5F2B">
        <w:t xml:space="preserve"> </w:t>
      </w:r>
      <w:r w:rsidRPr="00364AF1" w:rsidR="001F76A0">
        <w:t xml:space="preserve">O Brasil sempre foi visto como país com grande potencial energético, apesar disso, a grande dependência de hidrelétricas traz desafios com relação </w:t>
      </w:r>
      <w:r w:rsidR="001F76A0">
        <w:t>à distribuição e a</w:t>
      </w:r>
      <w:r w:rsidRPr="00364AF1" w:rsidR="001F76A0">
        <w:t xml:space="preserve">os períodos de </w:t>
      </w:r>
      <w:r w:rsidR="001F76A0">
        <w:t>seca</w:t>
      </w:r>
      <w:r w:rsidRPr="00364AF1" w:rsidR="001F76A0">
        <w:t>.</w:t>
      </w:r>
      <w:r w:rsidR="00D47C96">
        <w:t xml:space="preserve"> </w:t>
      </w:r>
      <w:r w:rsidRPr="00364AF1" w:rsidR="00FF4922">
        <w:t>Em agosto de 2021</w:t>
      </w:r>
      <w:r w:rsidRPr="00364AF1" w:rsidR="009B3816">
        <w:t>,</w:t>
      </w:r>
      <w:r w:rsidRPr="00364AF1" w:rsidR="00FF4922">
        <w:t xml:space="preserve"> a </w:t>
      </w:r>
      <w:r w:rsidRPr="00364AF1" w:rsidR="00914438">
        <w:rPr>
          <w:shd w:val="clear" w:color="auto" w:fill="FFFFFF"/>
        </w:rPr>
        <w:t xml:space="preserve">Agência Nacional de Energia Elétrica (Aneel) criou </w:t>
      </w:r>
      <w:r w:rsidRPr="00364AF1" w:rsidR="00FF4922">
        <w:rPr>
          <w:shd w:val="clear" w:color="auto" w:fill="FFFFFF"/>
        </w:rPr>
        <w:t xml:space="preserve">mais uma bandeira </w:t>
      </w:r>
      <w:r w:rsidRPr="00364AF1" w:rsidR="009B3816">
        <w:rPr>
          <w:shd w:val="clear" w:color="auto" w:fill="FFFFFF"/>
        </w:rPr>
        <w:t>tarifária</w:t>
      </w:r>
      <w:r w:rsidRPr="00364AF1" w:rsidR="00FF4922">
        <w:rPr>
          <w:shd w:val="clear" w:color="auto" w:fill="FFFFFF"/>
        </w:rPr>
        <w:t>, a</w:t>
      </w:r>
      <w:r w:rsidRPr="00364AF1" w:rsidR="00914438">
        <w:rPr>
          <w:shd w:val="clear" w:color="auto" w:fill="FFFFFF"/>
        </w:rPr>
        <w:t xml:space="preserve"> bandeira tarifária </w:t>
      </w:r>
      <w:r w:rsidRPr="00364AF1" w:rsidR="00361FA7">
        <w:rPr>
          <w:shd w:val="clear" w:color="auto" w:fill="FFFFFF"/>
        </w:rPr>
        <w:t>“</w:t>
      </w:r>
      <w:r w:rsidRPr="00364AF1" w:rsidR="00914438">
        <w:rPr>
          <w:shd w:val="clear" w:color="auto" w:fill="FFFFFF"/>
        </w:rPr>
        <w:t>escassez hídrica</w:t>
      </w:r>
      <w:r w:rsidRPr="00364AF1" w:rsidR="00361FA7">
        <w:rPr>
          <w:shd w:val="clear" w:color="auto" w:fill="FFFFFF"/>
        </w:rPr>
        <w:t>”</w:t>
      </w:r>
      <w:r w:rsidRPr="00364AF1" w:rsidR="00914438">
        <w:rPr>
          <w:shd w:val="clear" w:color="auto" w:fill="FFFFFF"/>
        </w:rPr>
        <w:t>,</w:t>
      </w:r>
      <w:r w:rsidRPr="00364AF1" w:rsidR="00807308">
        <w:rPr>
          <w:shd w:val="clear" w:color="auto" w:fill="FFFFFF"/>
        </w:rPr>
        <w:t xml:space="preserve"> </w:t>
      </w:r>
      <w:r w:rsidRPr="00364AF1" w:rsidR="00B177C9">
        <w:rPr>
          <w:shd w:val="clear" w:color="auto" w:fill="FFFFFF"/>
        </w:rPr>
        <w:t xml:space="preserve">50% mais cara que </w:t>
      </w:r>
      <w:r w:rsidRPr="00364AF1" w:rsidR="005B4DC5">
        <w:rPr>
          <w:shd w:val="clear" w:color="auto" w:fill="FFFFFF"/>
        </w:rPr>
        <w:t>a bandeira vermelha patamar 2</w:t>
      </w:r>
      <w:r w:rsidRPr="00364AF1" w:rsidR="004139B0">
        <w:rPr>
          <w:shd w:val="clear" w:color="auto" w:fill="FFFFFF"/>
        </w:rPr>
        <w:t xml:space="preserve">, a mais alta </w:t>
      </w:r>
      <w:r w:rsidRPr="00364AF1" w:rsidR="00992058">
        <w:rPr>
          <w:shd w:val="clear" w:color="auto" w:fill="FFFFFF"/>
        </w:rPr>
        <w:t xml:space="preserve">existente </w:t>
      </w:r>
      <w:r w:rsidRPr="00364AF1" w:rsidR="004139B0">
        <w:rPr>
          <w:shd w:val="clear" w:color="auto" w:fill="FFFFFF"/>
        </w:rPr>
        <w:t xml:space="preserve">até </w:t>
      </w:r>
      <w:r w:rsidRPr="00364AF1" w:rsidR="00FA312D">
        <w:rPr>
          <w:shd w:val="clear" w:color="auto" w:fill="FFFFFF"/>
        </w:rPr>
        <w:t>então</w:t>
      </w:r>
      <w:r w:rsidRPr="00364AF1" w:rsidR="00FA312D">
        <w:rPr>
          <w:color w:val="ED7D31" w:themeColor="accent2"/>
        </w:rPr>
        <w:t xml:space="preserve">. </w:t>
      </w:r>
      <w:r w:rsidRPr="005203F3" w:rsidR="00F440E7">
        <w:t>(MINISTÉRIO DE MINAS E ENERGIA, 2021</w:t>
      </w:r>
      <w:r w:rsidR="000916F3">
        <w:t>a</w:t>
      </w:r>
      <w:r w:rsidRPr="00364AF1" w:rsidR="000916F3">
        <w:t>;</w:t>
      </w:r>
      <w:r w:rsidR="00AD4D2E">
        <w:t xml:space="preserve"> </w:t>
      </w:r>
      <w:r w:rsidRPr="00364AF1" w:rsidR="006B5394">
        <w:t>SILVEIRA</w:t>
      </w:r>
      <w:r w:rsidR="00B62311">
        <w:t xml:space="preserve"> et.al</w:t>
      </w:r>
      <w:r w:rsidRPr="00364AF1" w:rsidR="006B5394">
        <w:t>, 2021)</w:t>
      </w:r>
    </w:p>
    <w:p w:rsidR="002F6158" w:rsidP="00CE5612" w:rsidRDefault="00187AB0" w14:paraId="22612A87" w14:textId="3E93BA91">
      <w:pPr>
        <w:rPr>
          <w:color w:val="FF0000"/>
        </w:rPr>
      </w:pPr>
      <w:r w:rsidRPr="00364AF1">
        <w:t xml:space="preserve">Apesar de hidrelétricas serem predominantes no Brasil, o país possui regiões com grande potencial </w:t>
      </w:r>
      <w:r>
        <w:t>para</w:t>
      </w:r>
      <w:r w:rsidRPr="00364AF1">
        <w:t xml:space="preserve"> geração </w:t>
      </w:r>
      <w:r>
        <w:t xml:space="preserve">de </w:t>
      </w:r>
      <w:r w:rsidRPr="00364AF1">
        <w:t>energ</w:t>
      </w:r>
      <w:r>
        <w:t>ia</w:t>
      </w:r>
      <w:r w:rsidRPr="00364AF1">
        <w:t xml:space="preserve"> por </w:t>
      </w:r>
      <w:r>
        <w:t>outras</w:t>
      </w:r>
      <w:r w:rsidRPr="00364AF1">
        <w:t xml:space="preserve"> fontes.</w:t>
      </w:r>
      <w:r>
        <w:t xml:space="preserve"> </w:t>
      </w:r>
      <w:r w:rsidR="007B5E7C">
        <w:t>Além disso, e</w:t>
      </w:r>
      <w:r w:rsidRPr="00364AF1" w:rsidR="002C7973">
        <w:t xml:space="preserve">m 10 anos, </w:t>
      </w:r>
      <w:r w:rsidR="00954B7D">
        <w:t>o custo da</w:t>
      </w:r>
      <w:r w:rsidRPr="00364AF1" w:rsidR="00883E87">
        <w:t xml:space="preserve"> </w:t>
      </w:r>
      <w:r w:rsidRPr="00364AF1" w:rsidR="002C7973">
        <w:t xml:space="preserve">energia eólica ficou </w:t>
      </w:r>
      <w:r w:rsidR="00605092">
        <w:t>três</w:t>
      </w:r>
      <w:r w:rsidRPr="00364AF1" w:rsidR="00883E87">
        <w:t xml:space="preserve"> vezes mais barata, e a energia solar </w:t>
      </w:r>
      <w:r w:rsidRPr="00364AF1" w:rsidR="00A3083B">
        <w:t xml:space="preserve">teve redução de </w:t>
      </w:r>
      <w:r w:rsidR="00605092">
        <w:t>dez</w:t>
      </w:r>
      <w:r w:rsidRPr="00364AF1" w:rsidR="00883E87">
        <w:t xml:space="preserve"> vezes</w:t>
      </w:r>
      <w:r w:rsidRPr="00364AF1" w:rsidR="002D4779">
        <w:t>.</w:t>
      </w:r>
      <w:r w:rsidRPr="00364AF1" w:rsidR="00A3083B">
        <w:t xml:space="preserve"> </w:t>
      </w:r>
      <w:r w:rsidRPr="00364AF1" w:rsidR="00646E47">
        <w:t xml:space="preserve"> </w:t>
      </w:r>
      <w:r w:rsidR="00CF1301">
        <w:t>O Tribunal Regional Federal da 5ª Região, junto com a Companhia Energética de Pernambuco (Celpe) inaugurou sua terceira usina fotovoltaica em agosto de 2021</w:t>
      </w:r>
      <w:r w:rsidR="00063EB5">
        <w:t xml:space="preserve">, </w:t>
      </w:r>
      <w:r w:rsidRPr="00364AF1" w:rsidR="003D3E39">
        <w:t>e</w:t>
      </w:r>
      <w:r w:rsidR="00CE7652">
        <w:t>,</w:t>
      </w:r>
      <w:r w:rsidR="00063EB5">
        <w:t xml:space="preserve"> de</w:t>
      </w:r>
      <w:r w:rsidRPr="00364AF1" w:rsidR="003D3E39">
        <w:t xml:space="preserve"> acordo com </w:t>
      </w:r>
      <w:r w:rsidRPr="003628EB" w:rsidR="003D3E39">
        <w:rPr>
          <w:i/>
          <w:iCs/>
        </w:rPr>
        <w:t>I</w:t>
      </w:r>
      <w:r w:rsidRPr="003628EB" w:rsidR="00440115">
        <w:rPr>
          <w:i/>
          <w:iCs/>
        </w:rPr>
        <w:t xml:space="preserve">nternational </w:t>
      </w:r>
      <w:r w:rsidRPr="003628EB" w:rsidR="003D3E39">
        <w:rPr>
          <w:i/>
          <w:iCs/>
        </w:rPr>
        <w:t>E</w:t>
      </w:r>
      <w:r w:rsidRPr="003628EB" w:rsidR="00440115">
        <w:rPr>
          <w:i/>
          <w:iCs/>
        </w:rPr>
        <w:t xml:space="preserve">nergy </w:t>
      </w:r>
      <w:r w:rsidRPr="003628EB" w:rsidR="003D3E39">
        <w:rPr>
          <w:i/>
          <w:iCs/>
        </w:rPr>
        <w:t>A</w:t>
      </w:r>
      <w:r w:rsidRPr="003628EB" w:rsidR="00440115">
        <w:rPr>
          <w:i/>
          <w:iCs/>
        </w:rPr>
        <w:t>gency</w:t>
      </w:r>
      <w:r w:rsidR="00C5207E">
        <w:t xml:space="preserve"> (2022)</w:t>
      </w:r>
      <w:r w:rsidRPr="00364AF1" w:rsidR="003D3E39">
        <w:t xml:space="preserve">, projetos </w:t>
      </w:r>
      <w:r w:rsidRPr="00364AF1" w:rsidR="00B52C35">
        <w:t xml:space="preserve">fotovoltaicos representam </w:t>
      </w:r>
      <w:r w:rsidRPr="00364AF1" w:rsidR="002678D4">
        <w:t>70%</w:t>
      </w:r>
      <w:r w:rsidRPr="00364AF1" w:rsidR="00872B87">
        <w:t xml:space="preserve"> </w:t>
      </w:r>
      <w:r w:rsidRPr="00364AF1" w:rsidR="00B52C35">
        <w:t xml:space="preserve">de todas as adições programadas para os próximos anos </w:t>
      </w:r>
      <w:r w:rsidRPr="00364AF1" w:rsidR="00FA312D">
        <w:t>a partir de 2022</w:t>
      </w:r>
      <w:r w:rsidR="00C5207E">
        <w:t xml:space="preserve">. </w:t>
      </w:r>
      <w:r w:rsidRPr="00364AF1" w:rsidR="007216A4">
        <w:t>(</w:t>
      </w:r>
      <w:r w:rsidR="00A57B8A">
        <w:t xml:space="preserve">ASSOCIAÇÃO BRASILEIRA DE ENERGIA SOLAR FOTOVOLTAICA, 2021; </w:t>
      </w:r>
      <w:r w:rsidRPr="00364AF1" w:rsidR="007216A4">
        <w:t>LAZARD, 2021)</w:t>
      </w:r>
    </w:p>
    <w:p w:rsidR="00765631" w:rsidP="00CE5612" w:rsidRDefault="006D6A77" w14:paraId="3F2C9621" w14:textId="54127E75">
      <w:r>
        <w:t>Seja o contribuidor do aumento de tarifas a má gestão dos recursos hídricos</w:t>
      </w:r>
      <w:r w:rsidR="00C75E42">
        <w:t>,</w:t>
      </w:r>
      <w:r w:rsidR="004E1BCC">
        <w:t xml:space="preserve"> </w:t>
      </w:r>
      <w:r>
        <w:t xml:space="preserve">ou </w:t>
      </w:r>
      <w:r w:rsidR="007D7E9D">
        <w:t>os períodos de estiagem</w:t>
      </w:r>
      <w:r w:rsidR="00B140D6">
        <w:t>,</w:t>
      </w:r>
      <w:r w:rsidR="007D7E9D">
        <w:t xml:space="preserve"> </w:t>
      </w:r>
      <w:r w:rsidR="00C37099">
        <w:t>investimentos em outras</w:t>
      </w:r>
      <w:r w:rsidRPr="00364AF1" w:rsidR="00D44B0D">
        <w:t xml:space="preserve"> </w:t>
      </w:r>
      <w:r w:rsidR="00C37099">
        <w:t>matrizes energéticas</w:t>
      </w:r>
      <w:r w:rsidRPr="00364AF1" w:rsidR="00D44B0D">
        <w:t xml:space="preserve"> </w:t>
      </w:r>
      <w:r w:rsidR="00FD1BD6">
        <w:t>amenizariam</w:t>
      </w:r>
      <w:r w:rsidR="000308BA">
        <w:t xml:space="preserve"> </w:t>
      </w:r>
      <w:r w:rsidR="0038621F">
        <w:t>estes aumentos</w:t>
      </w:r>
      <w:r w:rsidR="00A7630B">
        <w:t xml:space="preserve"> ao reduzir a dependência de hidrelétricas</w:t>
      </w:r>
      <w:r w:rsidRPr="00364AF1" w:rsidR="00735ADA">
        <w:t>.</w:t>
      </w:r>
      <w:r w:rsidR="00F25FE8">
        <w:t xml:space="preserve"> </w:t>
      </w:r>
      <w:r w:rsidR="00C75E42">
        <w:t xml:space="preserve">(REDAÇÃO RBA, 2022; </w:t>
      </w:r>
      <w:r w:rsidR="00DE4A68">
        <w:t>MINISTÉRIO DE MINAS E ENERGIA,</w:t>
      </w:r>
      <w:r w:rsidR="003D5009">
        <w:t xml:space="preserve"> </w:t>
      </w:r>
      <w:r w:rsidR="00DE4A68">
        <w:t>2021b)</w:t>
      </w:r>
    </w:p>
    <w:p w:rsidR="00C56711" w:rsidP="00957711" w:rsidRDefault="0099298F" w14:paraId="7F2AFE8C" w14:textId="088A0208">
      <w:r w:rsidRPr="00364AF1">
        <w:t xml:space="preserve">Analisando dados </w:t>
      </w:r>
      <w:r w:rsidRPr="00364AF1" w:rsidR="00AE1E93">
        <w:t>de consumo e geração d</w:t>
      </w:r>
      <w:r w:rsidRPr="00364AF1">
        <w:t>os últimos anos</w:t>
      </w:r>
      <w:r w:rsidR="0072695E">
        <w:t>,</w:t>
      </w:r>
      <w:r w:rsidRPr="00364AF1">
        <w:t xml:space="preserve"> conseguiríamos avaliar </w:t>
      </w:r>
      <w:r w:rsidRPr="00364AF1" w:rsidR="003B0764">
        <w:t xml:space="preserve">a proporção do efeito </w:t>
      </w:r>
      <w:r w:rsidRPr="001D7FF5" w:rsidR="003B0764">
        <w:t xml:space="preserve">da </w:t>
      </w:r>
      <w:r w:rsidRPr="001D7FF5" w:rsidR="00E4780D">
        <w:t xml:space="preserve">escassez de oferta </w:t>
      </w:r>
      <w:r w:rsidRPr="001D7FF5" w:rsidR="005900B8">
        <w:t>e</w:t>
      </w:r>
      <w:r w:rsidRPr="001D7FF5" w:rsidR="00E4780D">
        <w:t xml:space="preserve"> pressão de demanda</w:t>
      </w:r>
      <w:r w:rsidRPr="008173BD" w:rsidR="003B0764">
        <w:rPr>
          <w:color w:val="FF0000"/>
        </w:rPr>
        <w:t xml:space="preserve"> </w:t>
      </w:r>
      <w:r w:rsidRPr="00364AF1" w:rsidR="003B0764">
        <w:t>sobre tarifas</w:t>
      </w:r>
      <w:r w:rsidRPr="00364AF1" w:rsidR="00E91BEB">
        <w:t>,</w:t>
      </w:r>
      <w:r w:rsidRPr="00364AF1" w:rsidR="002607BF">
        <w:t xml:space="preserve"> </w:t>
      </w:r>
      <w:r w:rsidRPr="00364AF1" w:rsidR="00335D3B">
        <w:t xml:space="preserve">investigar se a </w:t>
      </w:r>
      <w:r w:rsidR="00866C9D">
        <w:t xml:space="preserve">diversificação da matriz elétrica </w:t>
      </w:r>
      <w:r w:rsidRPr="00364AF1" w:rsidR="00335D3B">
        <w:t xml:space="preserve">já influencia </w:t>
      </w:r>
      <w:r w:rsidRPr="00364AF1" w:rsidR="00E91DC4">
        <w:t xml:space="preserve">positivamente no preço ao consumidor, </w:t>
      </w:r>
      <w:r w:rsidRPr="00364AF1" w:rsidR="006E1E75">
        <w:t>ou se a</w:t>
      </w:r>
      <w:r w:rsidRPr="00364AF1" w:rsidR="00D41ADF">
        <w:t>s</w:t>
      </w:r>
      <w:r w:rsidRPr="00364AF1" w:rsidR="006E1E75">
        <w:t xml:space="preserve"> tributaç</w:t>
      </w:r>
      <w:r w:rsidRPr="00364AF1" w:rsidR="00D41ADF">
        <w:t>ões</w:t>
      </w:r>
      <w:r w:rsidR="007261F6">
        <w:t xml:space="preserve"> e outros </w:t>
      </w:r>
      <w:r w:rsidR="006754C1">
        <w:t>fatores</w:t>
      </w:r>
      <w:r w:rsidRPr="00364AF1" w:rsidR="00D41ADF">
        <w:t xml:space="preserve"> ainda </w:t>
      </w:r>
      <w:r w:rsidRPr="00364AF1" w:rsidR="00E85F33">
        <w:t xml:space="preserve">impedem </w:t>
      </w:r>
      <w:r w:rsidRPr="00364AF1" w:rsidR="00015DCB">
        <w:t>a observação de</w:t>
      </w:r>
      <w:r w:rsidRPr="00364AF1" w:rsidR="00957711">
        <w:t>sses efeitos.</w:t>
      </w:r>
    </w:p>
    <w:p w:rsidR="00193531" w:rsidP="00193531" w:rsidRDefault="00193531" w14:paraId="616459F1" w14:textId="77777777"/>
    <w:p w:rsidRPr="00193531" w:rsidR="00193531" w:rsidP="00193531" w:rsidRDefault="00193531" w14:paraId="29070E4C" w14:textId="1C32BC09">
      <w:pPr>
        <w:sectPr w:rsidRPr="00193531" w:rsidR="00193531" w:rsidSect="00F40923">
          <w:footerReference w:type="default" r:id="rId19"/>
          <w:pgSz w:w="11907" w:h="16840" w:orient="portrait" w:code="9"/>
          <w:pgMar w:top="1701" w:right="1134" w:bottom="1134" w:left="1701" w:header="964" w:footer="964" w:gutter="0"/>
          <w:cols w:equalWidth="0" w:space="454">
            <w:col w:w="9072"/>
          </w:cols>
        </w:sectPr>
      </w:pPr>
    </w:p>
    <w:p w:rsidRPr="00364AF1" w:rsidR="000105DF" w:rsidP="004762C2" w:rsidRDefault="00683B38" w14:paraId="01CE8617" w14:textId="197EB20E">
      <w:pPr>
        <w:pStyle w:val="Ttulo1"/>
        <w:rPr/>
      </w:pPr>
      <w:bookmarkStart w:name="_Toc1653837930" w:id="2"/>
      <w:bookmarkStart w:name="_Toc103773743" w:id="3"/>
      <w:r w:rsidR="04DF1925">
        <w:rPr/>
        <w:t>OBJETIVO</w:t>
      </w:r>
      <w:bookmarkEnd w:id="2"/>
      <w:bookmarkEnd w:id="3"/>
    </w:p>
    <w:p w:rsidRPr="00364AF1" w:rsidR="008A39ED" w:rsidP="1A0BD9F6" w:rsidRDefault="002119A5" w14:paraId="5993A22E" w14:textId="544CAAD6">
      <w:r w:rsidRPr="00364AF1">
        <w:t xml:space="preserve">Neste trabalho visamos explorar </w:t>
      </w:r>
      <w:r w:rsidRPr="00364AF1" w:rsidR="00C459B3">
        <w:t xml:space="preserve">se </w:t>
      </w:r>
      <w:r w:rsidRPr="00364AF1" w:rsidR="00E23147">
        <w:t>o preço</w:t>
      </w:r>
      <w:r w:rsidRPr="00364AF1" w:rsidR="002539BE">
        <w:t xml:space="preserve"> da energia para o consumidor </w:t>
      </w:r>
      <w:r w:rsidRPr="00364AF1" w:rsidR="00C459B3">
        <w:t xml:space="preserve">varia proporcionalmente com </w:t>
      </w:r>
      <w:r w:rsidRPr="00364AF1" w:rsidR="002539BE">
        <w:t>o gap entre</w:t>
      </w:r>
      <w:r w:rsidRPr="00364AF1" w:rsidR="0047300C">
        <w:t xml:space="preserve"> demanda e </w:t>
      </w:r>
      <w:r w:rsidRPr="00364AF1">
        <w:t xml:space="preserve">capacidade </w:t>
      </w:r>
      <w:r w:rsidRPr="00364AF1" w:rsidR="00441275">
        <w:t>de geração</w:t>
      </w:r>
      <w:r w:rsidRPr="00364AF1" w:rsidR="00C459B3">
        <w:t xml:space="preserve">, </w:t>
      </w:r>
      <w:r w:rsidRPr="00364AF1" w:rsidR="00AF1F1E">
        <w:t>segmentando a análise por fontes de geração e região</w:t>
      </w:r>
      <w:r w:rsidRPr="00364AF1" w:rsidR="00E23147">
        <w:t xml:space="preserve">, no período de </w:t>
      </w:r>
      <w:r w:rsidRPr="00364AF1" w:rsidR="007F0400">
        <w:t>2018</w:t>
      </w:r>
      <w:r w:rsidRPr="00364AF1" w:rsidR="00E23147">
        <w:t xml:space="preserve"> a </w:t>
      </w:r>
      <w:r w:rsidRPr="00364AF1" w:rsidR="007F0400">
        <w:t>202</w:t>
      </w:r>
      <w:r w:rsidRPr="00364AF1" w:rsidR="007E3A65">
        <w:t>1</w:t>
      </w:r>
      <w:r w:rsidRPr="00364AF1" w:rsidR="00E23147">
        <w:t xml:space="preserve">.  </w:t>
      </w:r>
      <w:r w:rsidRPr="00364AF1" w:rsidR="00FB11FB">
        <w:t xml:space="preserve"> </w:t>
      </w:r>
    </w:p>
    <w:p w:rsidRPr="00364AF1" w:rsidR="00802FAE" w:rsidP="004762C2" w:rsidRDefault="00683B38" w14:paraId="2F4D4A93" w14:textId="5194BD4A">
      <w:pPr>
        <w:pStyle w:val="Ttulo1"/>
        <w:rPr/>
      </w:pPr>
      <w:bookmarkStart w:name="_Toc190140956" w:id="4"/>
      <w:bookmarkStart w:name="_Toc103773744" w:id="5"/>
      <w:r w:rsidR="04DF1925">
        <w:rPr/>
        <w:t>METODOLOGIA</w:t>
      </w:r>
      <w:bookmarkEnd w:id="4"/>
      <w:bookmarkEnd w:id="5"/>
    </w:p>
    <w:p w:rsidRPr="008D0BB6" w:rsidR="00766E89" w:rsidP="008E434B" w:rsidRDefault="00683B38" w14:paraId="21EC0BE6" w14:textId="644A0922">
      <w:pPr>
        <w:pStyle w:val="Ttulo2"/>
        <w:spacing w:before="0"/>
        <w:rPr/>
      </w:pPr>
      <w:bookmarkStart w:name="_Toc23893793" w:id="6"/>
      <w:bookmarkStart w:name="_Toc103773745" w:id="7"/>
      <w:r w:rsidR="04DF1925">
        <w:rPr/>
        <w:t>Descrição da Base de Dados</w:t>
      </w:r>
      <w:bookmarkEnd w:id="6"/>
      <w:bookmarkEnd w:id="7"/>
    </w:p>
    <w:p w:rsidRPr="00364AF1" w:rsidR="69679378" w:rsidRDefault="3BCC4F39" w14:paraId="223AC311" w14:textId="6860F2BE">
      <w:r w:rsidRPr="00364AF1">
        <w:t>Para</w:t>
      </w:r>
      <w:r w:rsidRPr="00364AF1" w:rsidR="53AFE407">
        <w:t xml:space="preserve"> </w:t>
      </w:r>
      <w:r w:rsidR="00CC64B2">
        <w:t xml:space="preserve">obter informações de consumo, </w:t>
      </w:r>
      <w:r w:rsidRPr="00364AF1" w:rsidR="51D60D23">
        <w:t xml:space="preserve">usaremos </w:t>
      </w:r>
      <w:r w:rsidR="00CC64B2">
        <w:t xml:space="preserve">os dados de Carga de Energia do </w:t>
      </w:r>
      <w:r w:rsidRPr="00CC64B2" w:rsidR="00CC64B2">
        <w:t>Operador Nacional do Sistema Elétrico</w:t>
      </w:r>
      <w:r w:rsidR="00CC64B2">
        <w:t xml:space="preserve"> (ONS)</w:t>
      </w:r>
      <w:r w:rsidRPr="00364AF1" w:rsidR="0665F7D6">
        <w:t>.</w:t>
      </w:r>
    </w:p>
    <w:p w:rsidRPr="00364AF1" w:rsidR="69679378" w:rsidRDefault="00CC64B2" w14:paraId="0EF9B9A5" w14:textId="5161DEF2">
      <w:r>
        <w:t>Para informações d</w:t>
      </w:r>
      <w:r w:rsidR="003A365A">
        <w:t xml:space="preserve">e geração de energia disponível, utilizaremos os dados </w:t>
      </w:r>
      <w:r w:rsidR="00D50624">
        <w:t>de capacidade</w:t>
      </w:r>
      <w:r w:rsidR="0665F7D6">
        <w:t xml:space="preserve"> de geração, </w:t>
      </w:r>
      <w:r w:rsidR="003A365A">
        <w:t>divulgados no</w:t>
      </w:r>
      <w:r w:rsidR="2BC3BBFE">
        <w:t xml:space="preserve"> </w:t>
      </w:r>
      <w:r w:rsidR="00C95F46">
        <w:t>S</w:t>
      </w:r>
      <w:r w:rsidRPr="00C95F46" w:rsidR="00C95F46">
        <w:t>istema</w:t>
      </w:r>
      <w:r w:rsidR="00C95F46">
        <w:t xml:space="preserve"> </w:t>
      </w:r>
      <w:r w:rsidRPr="00C95F46" w:rsidR="00C95F46">
        <w:t>de</w:t>
      </w:r>
      <w:r w:rsidR="00C95F46">
        <w:t xml:space="preserve"> I</w:t>
      </w:r>
      <w:r w:rsidRPr="00C95F46" w:rsidR="00C95F46">
        <w:t>nformações</w:t>
      </w:r>
      <w:r w:rsidR="00C95F46">
        <w:t xml:space="preserve"> de G</w:t>
      </w:r>
      <w:r w:rsidRPr="00C95F46" w:rsidR="00C95F46">
        <w:t>eração</w:t>
      </w:r>
      <w:r w:rsidR="00C95F46">
        <w:t xml:space="preserve"> </w:t>
      </w:r>
      <w:r w:rsidR="00B951D2">
        <w:t xml:space="preserve">da </w:t>
      </w:r>
      <w:r w:rsidR="00C95F46">
        <w:t>ANEEL</w:t>
      </w:r>
      <w:r w:rsidR="00B951D2">
        <w:t xml:space="preserve"> (Agência Nacional de Energia Elétrica) </w:t>
      </w:r>
      <w:r w:rsidR="00C95F46">
        <w:t>(SIGA</w:t>
      </w:r>
      <w:r w:rsidR="00B951D2">
        <w:t>), em</w:t>
      </w:r>
      <w:r w:rsidR="003A365A">
        <w:t xml:space="preserve"> conjunto com os dados de Disponibilidade do Sistema de Geração da ONS. O primeiro</w:t>
      </w:r>
      <w:r w:rsidR="0665F7D6">
        <w:t xml:space="preserve"> nos traz </w:t>
      </w:r>
      <w:r w:rsidR="003A365A">
        <w:t>dados</w:t>
      </w:r>
      <w:r w:rsidR="0665F7D6">
        <w:t xml:space="preserve"> </w:t>
      </w:r>
      <w:r w:rsidR="003A365A">
        <w:t>d</w:t>
      </w:r>
      <w:r w:rsidR="0665F7D6">
        <w:t>a potência nominal d</w:t>
      </w:r>
      <w:r w:rsidR="00942ADA">
        <w:t xml:space="preserve">os empreendimentos </w:t>
      </w:r>
      <w:r w:rsidR="0665F7D6">
        <w:t>gerador</w:t>
      </w:r>
      <w:r w:rsidR="00942ADA">
        <w:t>es</w:t>
      </w:r>
      <w:r w:rsidR="003A365A">
        <w:t>, o segundo informa o tempo de disponibilidade do sistema de energia</w:t>
      </w:r>
      <w:r w:rsidR="0665F7D6">
        <w:t>.</w:t>
      </w:r>
      <w:r w:rsidR="003A365A">
        <w:t xml:space="preserve"> Com ambos, podemos inferir a oferta real de energia em um </w:t>
      </w:r>
      <w:r w:rsidR="00D50624">
        <w:t>período</w:t>
      </w:r>
      <w:r w:rsidR="003A365A">
        <w:t>.</w:t>
      </w:r>
      <w:r w:rsidR="00D50624">
        <w:t xml:space="preserve"> A</w:t>
      </w:r>
      <w:r w:rsidR="0665F7D6">
        <w:t xml:space="preserve"> base</w:t>
      </w:r>
      <w:r w:rsidR="00D50624">
        <w:t xml:space="preserve"> do SIGA também fornece</w:t>
      </w:r>
      <w:r w:rsidR="0665F7D6">
        <w:t xml:space="preserve"> tipo</w:t>
      </w:r>
      <w:r w:rsidR="00D50624">
        <w:t>s</w:t>
      </w:r>
      <w:r w:rsidR="0665F7D6">
        <w:t xml:space="preserve"> de usina e o combustível </w:t>
      </w:r>
      <w:r w:rsidR="2BC3BBFE">
        <w:t>utilizado</w:t>
      </w:r>
      <w:r w:rsidR="0665F7D6">
        <w:t xml:space="preserve"> na unidade geradora.</w:t>
      </w:r>
    </w:p>
    <w:p w:rsidRPr="00364AF1" w:rsidR="6B0CBCBD" w:rsidP="6B0CBCBD" w:rsidRDefault="00055A4C" w14:paraId="457E275F" w14:textId="3B58E5FF">
      <w:r>
        <w:t>Para</w:t>
      </w:r>
      <w:r w:rsidR="3C8A509D">
        <w:t xml:space="preserve"> analisar </w:t>
      </w:r>
      <w:r w:rsidR="3035909D">
        <w:t>o valor da</w:t>
      </w:r>
      <w:r w:rsidR="3C8A509D">
        <w:t xml:space="preserve"> tarifa de energia elétrica, </w:t>
      </w:r>
      <w:r w:rsidR="00D50624">
        <w:t>utilizaremos a base</w:t>
      </w:r>
      <w:r w:rsidR="3C8A509D">
        <w:t xml:space="preserve"> de </w:t>
      </w:r>
      <w:r w:rsidR="005148AC">
        <w:t>“</w:t>
      </w:r>
      <w:r w:rsidRPr="00737696" w:rsidR="3C8A509D">
        <w:t xml:space="preserve">Tarifas </w:t>
      </w:r>
      <w:r w:rsidRPr="00737696" w:rsidR="005148AC">
        <w:t>De Aplicação Das Distribuidoras De Energia Elétrica</w:t>
      </w:r>
      <w:r w:rsidR="005148AC">
        <w:t>”</w:t>
      </w:r>
      <w:r w:rsidRPr="00737696" w:rsidR="3035909D">
        <w:t>,</w:t>
      </w:r>
      <w:r w:rsidR="4242403D">
        <w:t xml:space="preserve"> mantida pela Agência </w:t>
      </w:r>
      <w:r w:rsidR="3E017235">
        <w:t>Nacional de Energia</w:t>
      </w:r>
      <w:r w:rsidR="63E5DD9C">
        <w:t xml:space="preserve"> Elétrica</w:t>
      </w:r>
      <w:r w:rsidR="7C657104">
        <w:t xml:space="preserve"> (</w:t>
      </w:r>
      <w:r w:rsidR="6F26F7FF">
        <w:t>ANEEL</w:t>
      </w:r>
      <w:r w:rsidR="169E99CC">
        <w:t>).</w:t>
      </w:r>
    </w:p>
    <w:p w:rsidRPr="00364AF1" w:rsidR="413AC1D3" w:rsidP="413AC1D3" w:rsidRDefault="65A1DE0D" w14:paraId="38BE196F" w14:textId="1515F719">
      <w:r>
        <w:t xml:space="preserve">Além disso, usaremos dados consolidados e tabelas </w:t>
      </w:r>
      <w:r w:rsidR="0B3D79CE">
        <w:t>fornecidas pela</w:t>
      </w:r>
      <w:r w:rsidR="00B951D2">
        <w:t xml:space="preserve"> Empresa de Pesquisa Energética</w:t>
      </w:r>
      <w:r w:rsidR="0B3D79CE">
        <w:t xml:space="preserve"> </w:t>
      </w:r>
      <w:r w:rsidR="00B951D2">
        <w:t>(</w:t>
      </w:r>
      <w:r>
        <w:t>EPE</w:t>
      </w:r>
      <w:r w:rsidR="00B951D2">
        <w:t>)</w:t>
      </w:r>
      <w:r>
        <w:t xml:space="preserve"> para </w:t>
      </w:r>
      <w:r w:rsidR="00B951D2">
        <w:t xml:space="preserve">eventuais </w:t>
      </w:r>
      <w:r>
        <w:t>confer</w:t>
      </w:r>
      <w:r w:rsidR="00B951D2">
        <w:t xml:space="preserve">ências </w:t>
      </w:r>
      <w:r>
        <w:t xml:space="preserve">de </w:t>
      </w:r>
      <w:r w:rsidR="00B951D2">
        <w:t>informações obtidas ao longo do trabalho.</w:t>
      </w:r>
    </w:p>
    <w:p w:rsidRPr="009E3FB6" w:rsidR="009E3FB6" w:rsidP="008D0BB6" w:rsidRDefault="00105EBB" w14:paraId="3E94CFFC" w14:textId="374566F4">
      <w:pPr>
        <w:pStyle w:val="Ttulo2"/>
        <w:rPr/>
      </w:pPr>
      <w:bookmarkStart w:name="_Ref101701647" w:id="8"/>
      <w:bookmarkStart w:name="_Toc2052378965" w:id="9"/>
      <w:bookmarkStart w:name="_Toc103773746" w:id="10"/>
      <w:r w:rsidR="6B17C2BC">
        <w:rPr/>
        <w:t>Arquitetura</w:t>
      </w:r>
      <w:bookmarkEnd w:id="8"/>
      <w:bookmarkEnd w:id="9"/>
      <w:bookmarkEnd w:id="10"/>
    </w:p>
    <w:p w:rsidRPr="00C56711" w:rsidR="00CA5814" w:rsidP="5D69E222" w:rsidRDefault="7FBC3194" w14:paraId="6CEF511E" w14:textId="6070E582">
      <w:r>
        <w:t xml:space="preserve">O padrão ETL compreende as etapas que o profissional que está trabalhando com os dados deverá cumprir para que esses dados resolvam problemas previamente definidos.  Essas etapas compreendem todo o processo de extração dos dados brutos de fontes diferentes, transformação </w:t>
      </w:r>
      <w:r w:rsidRPr="00C56711">
        <w:t xml:space="preserve">para </w:t>
      </w:r>
      <w:r w:rsidRPr="00C56711" w:rsidR="5EBA151D">
        <w:t>torná-los</w:t>
      </w:r>
      <w:r w:rsidRPr="00C56711">
        <w:t xml:space="preserve"> inteligíveis e, posteriormente, carregados em um sistema de destino para sua </w:t>
      </w:r>
      <w:r w:rsidRPr="00C56711" w:rsidR="4483501C">
        <w:t>análise</w:t>
      </w:r>
      <w:r w:rsidRPr="00C56711">
        <w:t>.</w:t>
      </w:r>
    </w:p>
    <w:p w:rsidR="009E3FB6" w:rsidP="009E3FB6" w:rsidRDefault="00327E56" w14:paraId="2E277467" w14:textId="1AAE66EF">
      <w:pPr>
        <w:rPr>
          <w:rFonts w:eastAsia="Calibri"/>
        </w:rPr>
      </w:pPr>
      <w:r w:rsidRPr="00C56711">
        <w:rPr>
          <w:rFonts w:eastAsia="Calibri"/>
        </w:rPr>
        <w:t xml:space="preserve">Para o desenvolvimento </w:t>
      </w:r>
      <w:r w:rsidRPr="00815805" w:rsidR="002647C4">
        <w:rPr>
          <w:rFonts w:eastAsia="Calibri"/>
        </w:rPr>
        <w:t>de nossa solução</w:t>
      </w:r>
      <w:r w:rsidR="00521218">
        <w:rPr>
          <w:rFonts w:eastAsia="Calibri"/>
        </w:rPr>
        <w:t>, tomamos por referências as</w:t>
      </w:r>
      <w:r w:rsidRPr="00815805">
        <w:rPr>
          <w:rFonts w:eastAsia="Calibri"/>
        </w:rPr>
        <w:t xml:space="preserve"> arquitetura</w:t>
      </w:r>
      <w:r w:rsidR="00521218">
        <w:rPr>
          <w:rFonts w:eastAsia="Calibri"/>
        </w:rPr>
        <w:t>s</w:t>
      </w:r>
      <w:r w:rsidRPr="00815805">
        <w:rPr>
          <w:rFonts w:eastAsia="Calibri"/>
        </w:rPr>
        <w:t xml:space="preserve"> </w:t>
      </w:r>
      <w:r w:rsidRPr="00815805">
        <w:rPr>
          <w:rFonts w:eastAsia="Calibri"/>
          <w:i/>
          <w:iCs/>
        </w:rPr>
        <w:t>Pipe-filter</w:t>
      </w:r>
      <w:r w:rsidRPr="00815805" w:rsidR="00AD7228">
        <w:rPr>
          <w:rFonts w:eastAsia="Calibri"/>
          <w:i/>
          <w:iCs/>
        </w:rPr>
        <w:t xml:space="preserve"> </w:t>
      </w:r>
      <w:r w:rsidR="00521218">
        <w:rPr>
          <w:rFonts w:eastAsia="Calibri"/>
        </w:rPr>
        <w:t>e</w:t>
      </w:r>
      <w:r w:rsidRPr="00815805">
        <w:rPr>
          <w:rFonts w:eastAsia="Calibri"/>
        </w:rPr>
        <w:t xml:space="preserve"> </w:t>
      </w:r>
      <w:r w:rsidRPr="00815805">
        <w:rPr>
          <w:rFonts w:eastAsia="Calibri"/>
          <w:i/>
          <w:iCs/>
        </w:rPr>
        <w:t>Layered Pattern</w:t>
      </w:r>
      <w:r w:rsidRPr="00815805">
        <w:rPr>
          <w:rFonts w:eastAsia="Calibri"/>
        </w:rPr>
        <w:t>.</w:t>
      </w:r>
    </w:p>
    <w:p w:rsidRPr="00031BAE" w:rsidR="00CA5814" w:rsidP="34626F2F" w:rsidRDefault="004E0EBD" w14:paraId="4C93715E" w14:textId="3E3BACAC">
      <w:pPr>
        <w:pStyle w:val="Ttulo3"/>
        <w:ind w:left="567"/>
        <w:rPr>
          <w:i w:val="1"/>
          <w:iCs w:val="1"/>
        </w:rPr>
      </w:pPr>
      <w:bookmarkStart w:name="_Toc1189947785" w:id="11"/>
      <w:bookmarkStart w:name="_Toc103773747" w:id="12"/>
      <w:r w:rsidR="3AA30A98">
        <w:rPr/>
        <w:t>Padrão</w:t>
      </w:r>
      <w:r w:rsidR="3386A52A">
        <w:rPr/>
        <w:t xml:space="preserve"> </w:t>
      </w:r>
      <w:proofErr w:type="spellStart"/>
      <w:r w:rsidRPr="34626F2F" w:rsidR="3386A52A">
        <w:rPr>
          <w:i w:val="1"/>
          <w:iCs w:val="1"/>
        </w:rPr>
        <w:t>Pipe-Filter</w:t>
      </w:r>
      <w:proofErr w:type="spellEnd"/>
      <w:bookmarkEnd w:id="11"/>
      <w:bookmarkEnd w:id="12"/>
    </w:p>
    <w:p w:rsidR="00CA5814" w:rsidP="00FC40E2" w:rsidRDefault="00CA5814" w14:paraId="61B1ECCA" w14:textId="657BB9FA">
      <w:pPr>
        <w:rPr>
          <w:rFonts w:eastAsia="Calibri"/>
        </w:rPr>
      </w:pPr>
      <w:r w:rsidRPr="00A43471">
        <w:rPr>
          <w:rFonts w:eastAsia="Calibri"/>
        </w:rPr>
        <w:t xml:space="preserve">O padrão de projeto </w:t>
      </w:r>
      <w:r w:rsidRPr="00CA5814">
        <w:rPr>
          <w:rFonts w:eastAsia="Calibri"/>
          <w:i/>
          <w:iCs/>
        </w:rPr>
        <w:t>Pipe-Filter Pattern</w:t>
      </w:r>
      <w:r>
        <w:rPr>
          <w:rFonts w:eastAsia="Calibri"/>
        </w:rPr>
        <w:t xml:space="preserve"> é um padrão já conhecido para execução de processos em fila,</w:t>
      </w:r>
      <w:r w:rsidR="008B4950">
        <w:rPr>
          <w:rFonts w:eastAsia="Calibri"/>
        </w:rPr>
        <w:t xml:space="preserve"> </w:t>
      </w:r>
      <w:r w:rsidRPr="008B4950" w:rsidR="008B4950">
        <w:rPr>
          <w:rFonts w:eastAsia="Calibri"/>
        </w:rPr>
        <w:t>típico de processos de processamento de dados</w:t>
      </w:r>
      <w:r w:rsidR="008B4950">
        <w:rPr>
          <w:rFonts w:eastAsia="Calibri"/>
        </w:rPr>
        <w:t>,</w:t>
      </w:r>
      <w:r>
        <w:rPr>
          <w:rFonts w:eastAsia="Calibri"/>
        </w:rPr>
        <w:t xml:space="preserve"> onde a execução é iniciada </w:t>
      </w:r>
      <w:r w:rsidR="00A06A3E">
        <w:rPr>
          <w:rFonts w:eastAsia="Calibri"/>
        </w:rPr>
        <w:t>a partir de um gatilho</w:t>
      </w:r>
      <w:r w:rsidR="0013194A">
        <w:rPr>
          <w:rFonts w:eastAsia="Calibri"/>
        </w:rPr>
        <w:t>,</w:t>
      </w:r>
      <w:r>
        <w:rPr>
          <w:rFonts w:eastAsia="Calibri"/>
        </w:rPr>
        <w:t xml:space="preserve"> e</w:t>
      </w:r>
      <w:r w:rsidR="00676309">
        <w:rPr>
          <w:rFonts w:eastAsia="Calibri"/>
        </w:rPr>
        <w:t xml:space="preserve"> </w:t>
      </w:r>
      <w:r>
        <w:rPr>
          <w:rFonts w:eastAsia="Calibri"/>
        </w:rPr>
        <w:t>conclu</w:t>
      </w:r>
      <w:r w:rsidR="00676309">
        <w:rPr>
          <w:rFonts w:eastAsia="Calibri"/>
        </w:rPr>
        <w:t>ída</w:t>
      </w:r>
      <w:r>
        <w:rPr>
          <w:rFonts w:eastAsia="Calibri"/>
        </w:rPr>
        <w:t xml:space="preserve"> </w:t>
      </w:r>
      <w:r w:rsidR="0013194A">
        <w:rPr>
          <w:rFonts w:eastAsia="Calibri"/>
        </w:rPr>
        <w:t>após o processamento sequencial d</w:t>
      </w:r>
      <w:r w:rsidR="00125EED">
        <w:rPr>
          <w:rFonts w:eastAsia="Calibri"/>
        </w:rPr>
        <w:t>as etapas definidas (filtros)</w:t>
      </w:r>
      <w:r>
        <w:rPr>
          <w:rFonts w:eastAsia="Calibri"/>
        </w:rPr>
        <w:t>.</w:t>
      </w:r>
      <w:r w:rsidR="00521218">
        <w:rPr>
          <w:rFonts w:eastAsia="Calibri"/>
        </w:rPr>
        <w:t xml:space="preserve"> </w:t>
      </w:r>
    </w:p>
    <w:p w:rsidR="00842690" w:rsidP="00842690" w:rsidRDefault="00842690" w14:paraId="4A92B2D1" w14:textId="30453F49">
      <w:pPr>
        <w:pStyle w:val="Legenda"/>
      </w:pPr>
      <w:bookmarkStart w:name="_Ref101801963" w:id="13"/>
      <w:r>
        <w:t xml:space="preserve">Figura </w:t>
      </w:r>
      <w:r>
        <w:fldChar w:fldCharType="begin"/>
      </w:r>
      <w:r>
        <w:instrText xml:space="preserve"> SEQ Figura \* ARABIC </w:instrText>
      </w:r>
      <w:r>
        <w:fldChar w:fldCharType="separate"/>
      </w:r>
      <w:r w:rsidR="004B482A">
        <w:rPr>
          <w:noProof/>
        </w:rPr>
        <w:t>1</w:t>
      </w:r>
      <w:r>
        <w:fldChar w:fldCharType="end"/>
      </w:r>
      <w:bookmarkEnd w:id="13"/>
      <w:r>
        <w:t xml:space="preserve"> – </w:t>
      </w:r>
      <w:r w:rsidRPr="0027473D">
        <w:rPr>
          <w:b w:val="0"/>
          <w:bCs/>
        </w:rPr>
        <w:t xml:space="preserve">Esquema </w:t>
      </w:r>
      <w:r w:rsidR="000D1110">
        <w:rPr>
          <w:b w:val="0"/>
          <w:bCs/>
        </w:rPr>
        <w:t>i</w:t>
      </w:r>
      <w:r w:rsidRPr="0027473D">
        <w:rPr>
          <w:b w:val="0"/>
          <w:bCs/>
        </w:rPr>
        <w:t xml:space="preserve">lustrativo padrão </w:t>
      </w:r>
      <w:r w:rsidRPr="0027473D">
        <w:rPr>
          <w:b w:val="0"/>
          <w:bCs/>
          <w:i/>
          <w:iCs/>
        </w:rPr>
        <w:t>Pipe-Filter</w:t>
      </w:r>
    </w:p>
    <w:p w:rsidR="005671CB" w:rsidP="003D69AB" w:rsidRDefault="005671CB" w14:paraId="5711A733" w14:textId="0DD7B258">
      <w:pPr>
        <w:pStyle w:val="Imagem"/>
      </w:pPr>
      <w:r>
        <w:drawing>
          <wp:inline distT="0" distB="0" distL="0" distR="0" wp14:anchorId="7E923CD6" wp14:editId="1E6A2917">
            <wp:extent cx="3229427" cy="1990845"/>
            <wp:effectExtent l="19050" t="19050" r="28575" b="9525"/>
            <wp:docPr id="3" name="Imagem 3" descr="Diagrama&#10;&#10;Descrição gerada automaticamen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w="6350">
                      <a:solidFill>
                        <a:schemeClr val="tx1"/>
                      </a:solidFill>
                    </a:ln>
                  </pic:spPr>
                </pic:pic>
              </a:graphicData>
            </a:graphic>
          </wp:inline>
        </w:drawing>
      </w:r>
    </w:p>
    <w:p w:rsidR="00796E1E" w:rsidP="0003507A" w:rsidRDefault="00796E1E" w14:paraId="0BCF5B7D" w14:textId="7E15ABA3">
      <w:pPr>
        <w:keepNext/>
        <w:ind w:firstLine="0"/>
        <w:jc w:val="center"/>
        <w:rPr>
          <w:rStyle w:val="RefernciaSutil"/>
        </w:rPr>
      </w:pPr>
      <w:r w:rsidRPr="001A346E">
        <w:rPr>
          <w:rStyle w:val="RefernciaSutil"/>
          <w:b/>
          <w:bCs w:val="0"/>
        </w:rPr>
        <w:t xml:space="preserve">Fonte: </w:t>
      </w:r>
      <w:r w:rsidRPr="001A346E" w:rsidR="001A346E">
        <w:rPr>
          <w:rStyle w:val="RefernciaSutil"/>
        </w:rPr>
        <w:t>LAVIERI, 2019</w:t>
      </w:r>
    </w:p>
    <w:p w:rsidR="00B421C8" w:rsidP="00B421C8" w:rsidRDefault="00B421C8" w14:paraId="20668467" w14:textId="684E5EB9">
      <w:pPr>
        <w:rPr>
          <w:rFonts w:eastAsia="Calibri"/>
        </w:rPr>
      </w:pPr>
      <w:r>
        <w:rPr>
          <w:rFonts w:eastAsia="Calibri"/>
        </w:rPr>
        <w:t xml:space="preserve">Neste trabalho, lidaremos com os dados de forma sequencial partindo do arquivamento de </w:t>
      </w:r>
      <w:r w:rsidR="006B2D16">
        <w:rPr>
          <w:rFonts w:eastAsia="Calibri"/>
        </w:rPr>
        <w:t>.</w:t>
      </w:r>
      <w:r w:rsidRPr="00EB653F">
        <w:rPr>
          <w:rFonts w:eastAsia="Calibri"/>
          <w:i/>
          <w:iCs/>
        </w:rPr>
        <w:t>csv</w:t>
      </w:r>
      <w:r>
        <w:rPr>
          <w:rFonts w:eastAsia="Calibri"/>
        </w:rPr>
        <w:t xml:space="preserve"> em pasta específica, tratamento dos </w:t>
      </w:r>
      <w:r w:rsidR="006B2D16">
        <w:rPr>
          <w:rFonts w:eastAsia="Calibri"/>
        </w:rPr>
        <w:t>.</w:t>
      </w:r>
      <w:r w:rsidRPr="00EB653F">
        <w:rPr>
          <w:rFonts w:eastAsia="Calibri"/>
          <w:i/>
          <w:iCs/>
        </w:rPr>
        <w:t>csv</w:t>
      </w:r>
      <w:r>
        <w:rPr>
          <w:rFonts w:eastAsia="Calibri"/>
        </w:rPr>
        <w:t xml:space="preserve"> com regras em </w:t>
      </w:r>
      <w:r w:rsidRPr="005D6961">
        <w:rPr>
          <w:rFonts w:eastAsia="Calibri"/>
          <w:i/>
          <w:iCs/>
        </w:rPr>
        <w:t>Python</w:t>
      </w:r>
      <w:r>
        <w:rPr>
          <w:rFonts w:eastAsia="Calibri"/>
        </w:rPr>
        <w:t xml:space="preserve">, carga dos dados para banco em </w:t>
      </w:r>
      <w:r w:rsidRPr="003628EB">
        <w:rPr>
          <w:rFonts w:eastAsia="Calibri"/>
          <w:i/>
          <w:iCs/>
        </w:rPr>
        <w:t>SQL</w:t>
      </w:r>
      <w:r>
        <w:rPr>
          <w:rFonts w:eastAsia="Calibri"/>
        </w:rPr>
        <w:t xml:space="preserve">, e cruzamento de dados em </w:t>
      </w:r>
      <w:r w:rsidRPr="003628EB">
        <w:rPr>
          <w:rFonts w:eastAsia="Calibri"/>
          <w:i/>
          <w:iCs/>
        </w:rPr>
        <w:t>SQL</w:t>
      </w:r>
      <w:r>
        <w:rPr>
          <w:rFonts w:eastAsia="Calibri"/>
        </w:rPr>
        <w:t xml:space="preserve"> </w:t>
      </w:r>
      <w:del w:author="Bruno Devesa" w:date="2022-05-21T13:51:00Z" w:id="14">
        <w:r w:rsidDel="00B22F11">
          <w:rPr>
            <w:rFonts w:eastAsia="Calibri"/>
          </w:rPr>
          <w:delText xml:space="preserve">e </w:delText>
        </w:r>
        <w:r w:rsidRPr="00C6637D" w:rsidDel="00B22F11" w:rsidR="00C6637D">
          <w:delText xml:space="preserve"> </w:delText>
        </w:r>
        <w:r w:rsidRPr="003628EB" w:rsidDel="00B22F11" w:rsidR="00C6637D">
          <w:rPr>
            <w:rFonts w:eastAsia="Calibri"/>
            <w:i/>
            <w:iCs/>
          </w:rPr>
          <w:delText>VizQL</w:delText>
        </w:r>
      </w:del>
      <w:ins w:author="Bruno Devesa" w:date="2022-05-21T13:51:00Z" w:id="15">
        <w:r w:rsidR="00B22F11">
          <w:rPr>
            <w:rFonts w:eastAsia="Calibri"/>
          </w:rPr>
          <w:t xml:space="preserve">e </w:t>
        </w:r>
        <w:r w:rsidRPr="00C6637D" w:rsidR="00B22F11">
          <w:t>VizQL</w:t>
        </w:r>
      </w:ins>
      <w:r>
        <w:rPr>
          <w:rFonts w:eastAsia="Calibri"/>
        </w:rPr>
        <w:t>.</w:t>
      </w:r>
    </w:p>
    <w:p w:rsidRPr="001A346E" w:rsidR="00B421C8" w:rsidP="00B421C8" w:rsidRDefault="00B421C8" w14:paraId="1F722F91" w14:textId="77777777">
      <w:pPr>
        <w:rPr>
          <w:rStyle w:val="RefernciaSutil"/>
          <w:b/>
          <w:bCs w:val="0"/>
        </w:rPr>
      </w:pPr>
    </w:p>
    <w:p w:rsidRPr="00031BAE" w:rsidR="00122DC5" w:rsidP="34626F2F" w:rsidRDefault="00122DC5" w14:paraId="677807CE" w14:textId="5CB045BF">
      <w:pPr>
        <w:pStyle w:val="Ttulo3"/>
        <w:spacing w:before="0"/>
        <w:ind w:left="567"/>
        <w:rPr>
          <w:i w:val="1"/>
          <w:iCs w:val="1"/>
        </w:rPr>
      </w:pPr>
      <w:bookmarkStart w:name="_Toc1190092867" w:id="16"/>
      <w:r w:rsidR="644553ED">
        <w:rPr/>
        <w:t xml:space="preserve"> </w:t>
      </w:r>
      <w:bookmarkStart w:name="_Toc103773748" w:id="17"/>
      <w:r w:rsidR="644553ED">
        <w:rPr/>
        <w:t xml:space="preserve">Padrão </w:t>
      </w:r>
      <w:proofErr w:type="spellStart"/>
      <w:r w:rsidRPr="34626F2F" w:rsidR="01FD9E2C">
        <w:rPr>
          <w:i w:val="1"/>
          <w:iCs w:val="1"/>
        </w:rPr>
        <w:t>Layered</w:t>
      </w:r>
      <w:proofErr w:type="spellEnd"/>
      <w:r w:rsidRPr="34626F2F" w:rsidR="01FD9E2C">
        <w:rPr>
          <w:i w:val="1"/>
          <w:iCs w:val="1"/>
        </w:rPr>
        <w:t xml:space="preserve"> </w:t>
      </w:r>
      <w:proofErr w:type="spellStart"/>
      <w:r w:rsidRPr="34626F2F" w:rsidR="01FD9E2C">
        <w:rPr>
          <w:i w:val="1"/>
          <w:iCs w:val="1"/>
        </w:rPr>
        <w:t>Pattern</w:t>
      </w:r>
      <w:proofErr w:type="spellEnd"/>
      <w:bookmarkEnd w:id="16"/>
      <w:bookmarkEnd w:id="17"/>
    </w:p>
    <w:p w:rsidR="00796E1E" w:rsidP="00796E1E" w:rsidRDefault="006A0F0A" w14:paraId="57759D61" w14:textId="6744E68D">
      <w:r w:rsidRPr="00EF583A">
        <w:t xml:space="preserve">O padrão </w:t>
      </w:r>
      <w:r w:rsidRPr="00F86579">
        <w:rPr>
          <w:i/>
          <w:iCs/>
        </w:rPr>
        <w:t xml:space="preserve">Layered Pattern </w:t>
      </w:r>
      <w:r w:rsidRPr="00EF583A">
        <w:t>possui tipicamente</w:t>
      </w:r>
      <w:r w:rsidRPr="00EF583A" w:rsidR="00796E1E">
        <w:t xml:space="preserve"> 4 camadas:</w:t>
      </w:r>
      <w:r w:rsidRPr="00EF583A" w:rsidR="00C91769">
        <w:t xml:space="preserve"> </w:t>
      </w:r>
      <w:r w:rsidRPr="00EF583A" w:rsidR="00EF583A">
        <w:t xml:space="preserve">Base de Dados </w:t>
      </w:r>
      <w:r w:rsidRPr="00EF583A" w:rsidR="00C91769">
        <w:t>(</w:t>
      </w:r>
      <w:r w:rsidRPr="00EF583A" w:rsidR="00796E1E">
        <w:rPr>
          <w:i/>
          <w:iCs/>
        </w:rPr>
        <w:t>Database</w:t>
      </w:r>
      <w:r w:rsidRPr="00EF583A" w:rsidR="00C91769">
        <w:rPr>
          <w:i/>
          <w:iCs/>
        </w:rPr>
        <w:t xml:space="preserve"> Layer</w:t>
      </w:r>
      <w:r w:rsidRPr="00EF583A" w:rsidR="00C91769">
        <w:t xml:space="preserve">), </w:t>
      </w:r>
      <w:r w:rsidRPr="00EF583A" w:rsidR="00EF583A">
        <w:t>Persistência (</w:t>
      </w:r>
      <w:r w:rsidRPr="00EF583A" w:rsidR="00C91769">
        <w:rPr>
          <w:i/>
          <w:iCs/>
        </w:rPr>
        <w:t>Persistence Layer</w:t>
      </w:r>
      <w:r w:rsidRPr="00EF583A" w:rsidR="00EF583A">
        <w:t>)</w:t>
      </w:r>
      <w:r w:rsidRPr="00EF583A" w:rsidR="00C91769">
        <w:t>,</w:t>
      </w:r>
      <w:r w:rsidRPr="00EF583A" w:rsidR="00EF583A">
        <w:t xml:space="preserve"> Ne</w:t>
      </w:r>
      <w:r w:rsidR="00EF583A">
        <w:t>gócio</w:t>
      </w:r>
      <w:r w:rsidR="00077952">
        <w:t>s</w:t>
      </w:r>
      <w:r w:rsidRPr="00EF583A" w:rsidR="00C91769">
        <w:t xml:space="preserve"> </w:t>
      </w:r>
      <w:r w:rsidR="00EF583A">
        <w:t>(</w:t>
      </w:r>
      <w:r w:rsidRPr="00EF583A" w:rsidR="00C91769">
        <w:rPr>
          <w:i/>
          <w:iCs/>
        </w:rPr>
        <w:t>Business Layer</w:t>
      </w:r>
      <w:r w:rsidR="00EF583A">
        <w:t>)</w:t>
      </w:r>
      <w:r w:rsidRPr="00EF583A" w:rsidR="00C91769">
        <w:t>,</w:t>
      </w:r>
      <w:r w:rsidR="00EF583A">
        <w:t xml:space="preserve"> Apresentação</w:t>
      </w:r>
      <w:r w:rsidRPr="00EF583A" w:rsidR="00C91769">
        <w:t xml:space="preserve"> </w:t>
      </w:r>
      <w:r w:rsidR="00EF583A">
        <w:t>(</w:t>
      </w:r>
      <w:r w:rsidRPr="00EF583A" w:rsidR="00C91769">
        <w:rPr>
          <w:i/>
          <w:iCs/>
        </w:rPr>
        <w:t>Presentation Layer</w:t>
      </w:r>
      <w:r w:rsidR="00EF583A">
        <w:t>).</w:t>
      </w:r>
    </w:p>
    <w:p w:rsidR="00D357C9" w:rsidP="00D357C9" w:rsidRDefault="0096599D" w14:paraId="27976DF7" w14:textId="41D87AA6">
      <w:pPr>
        <w:rPr>
          <w:i/>
          <w:iCs/>
        </w:rPr>
      </w:pPr>
      <w:r>
        <w:t>Na primeira, camada de Base de Dados, tem</w:t>
      </w:r>
      <w:r w:rsidR="00B421C8">
        <w:t>-se</w:t>
      </w:r>
      <w:r>
        <w:t xml:space="preserve"> o banco de dados com tabelas populadas</w:t>
      </w:r>
      <w:r w:rsidR="00393ADE">
        <w:t>.</w:t>
      </w:r>
      <w:r w:rsidR="00F929F7">
        <w:t xml:space="preserve"> O banco é acessado pelo script de tratamento de dados</w:t>
      </w:r>
      <w:r w:rsidR="003E25E5">
        <w:t>.</w:t>
      </w:r>
      <w:r w:rsidR="00676772">
        <w:t xml:space="preserve"> </w:t>
      </w:r>
      <w:r w:rsidR="00522A2D">
        <w:t>A ca</w:t>
      </w:r>
      <w:r w:rsidR="00077952">
        <w:t>m</w:t>
      </w:r>
      <w:r w:rsidR="00522A2D">
        <w:t xml:space="preserve">ada de </w:t>
      </w:r>
      <w:r w:rsidR="000F5465">
        <w:t>P</w:t>
      </w:r>
      <w:r w:rsidR="00522A2D">
        <w:t xml:space="preserve">ersistência de dados </w:t>
      </w:r>
      <w:r w:rsidR="00FB1644">
        <w:t>contém a parte do código que realiza as operações de criação</w:t>
      </w:r>
      <w:r w:rsidR="000869F2">
        <w:t xml:space="preserve">, </w:t>
      </w:r>
      <w:r w:rsidRPr="001119AB" w:rsidR="000869F2">
        <w:t>atualização, consultas e exclusões de dados (CRUD).</w:t>
      </w:r>
      <w:r w:rsidRPr="001119AB" w:rsidR="00676772">
        <w:t xml:space="preserve"> </w:t>
      </w:r>
      <w:r w:rsidRPr="001119AB" w:rsidR="00077952">
        <w:t xml:space="preserve">A camada de Negócios contém </w:t>
      </w:r>
      <w:r w:rsidRPr="001119AB" w:rsidR="00F40102">
        <w:t xml:space="preserve">a </w:t>
      </w:r>
      <w:r w:rsidRPr="001119AB" w:rsidR="00756835">
        <w:t>execu</w:t>
      </w:r>
      <w:r w:rsidRPr="001119AB" w:rsidR="00F40102">
        <w:t>ção</w:t>
      </w:r>
      <w:r w:rsidRPr="001119AB" w:rsidR="00756835">
        <w:t xml:space="preserve"> </w:t>
      </w:r>
      <w:r w:rsidRPr="001119AB" w:rsidR="00F40102">
        <w:t>de</w:t>
      </w:r>
      <w:r w:rsidRPr="001119AB" w:rsidR="00756835">
        <w:t xml:space="preserve"> regras </w:t>
      </w:r>
      <w:r w:rsidRPr="001119AB" w:rsidR="00CD5E1D">
        <w:t xml:space="preserve">necessárias para </w:t>
      </w:r>
      <w:r w:rsidRPr="001119AB" w:rsidR="00DB440F">
        <w:t>o cruzamento de dados e</w:t>
      </w:r>
      <w:r w:rsidRPr="001119AB" w:rsidR="00CD5E1D">
        <w:t xml:space="preserve"> obtenção d</w:t>
      </w:r>
      <w:r w:rsidRPr="001119AB" w:rsidR="00AA6531">
        <w:t>e</w:t>
      </w:r>
      <w:r w:rsidRPr="001119AB" w:rsidR="00CD5E1D">
        <w:t xml:space="preserve"> informações </w:t>
      </w:r>
      <w:r w:rsidRPr="001119AB" w:rsidR="00AA6531">
        <w:t>relativas ao objetivo do projeto.</w:t>
      </w:r>
      <w:r w:rsidRPr="001119AB" w:rsidR="00676772">
        <w:t xml:space="preserve"> </w:t>
      </w:r>
      <w:r w:rsidRPr="001119AB" w:rsidR="00281962">
        <w:t xml:space="preserve">Por fim, a camada de </w:t>
      </w:r>
      <w:r w:rsidRPr="001119AB" w:rsidR="00BC5A68">
        <w:t>A</w:t>
      </w:r>
      <w:r w:rsidRPr="001119AB" w:rsidR="00281962">
        <w:t>presentação</w:t>
      </w:r>
      <w:r w:rsidRPr="001119AB" w:rsidR="00BC5A68">
        <w:t xml:space="preserve"> coloca os dados tratados </w:t>
      </w:r>
      <w:r w:rsidRPr="001119AB" w:rsidR="00F40102">
        <w:t>de forma visual</w:t>
      </w:r>
      <w:r w:rsidRPr="00D01CA1" w:rsidR="00F40102">
        <w:rPr>
          <w:i/>
          <w:iCs/>
        </w:rPr>
        <w:t>.</w:t>
      </w:r>
    </w:p>
    <w:p w:rsidRPr="00C454D3" w:rsidR="0027473D" w:rsidP="0027473D" w:rsidRDefault="0027473D" w14:paraId="25143A38" w14:textId="3FA87EF3">
      <w:pPr>
        <w:pStyle w:val="Legenda"/>
        <w:ind w:right="0"/>
      </w:pPr>
      <w:r w:rsidRPr="00C454D3">
        <w:lastRenderedPageBreak/>
        <w:t xml:space="preserve">Figura </w:t>
      </w:r>
      <w:r w:rsidRPr="00C454D3">
        <w:fldChar w:fldCharType="begin"/>
      </w:r>
      <w:r w:rsidRPr="00C454D3">
        <w:instrText xml:space="preserve"> SEQ Figura \* ARABIC </w:instrText>
      </w:r>
      <w:r w:rsidRPr="00C454D3">
        <w:fldChar w:fldCharType="separate"/>
      </w:r>
      <w:r w:rsidR="004B482A">
        <w:rPr>
          <w:noProof/>
        </w:rPr>
        <w:t>2</w:t>
      </w:r>
      <w:r w:rsidRPr="00C454D3">
        <w:fldChar w:fldCharType="end"/>
      </w:r>
      <w:r w:rsidRPr="00C454D3">
        <w:t xml:space="preserve"> - </w:t>
      </w:r>
      <w:r w:rsidRPr="00C454D3">
        <w:rPr>
          <w:b w:val="0"/>
          <w:bCs/>
        </w:rPr>
        <w:t xml:space="preserve">Esquema </w:t>
      </w:r>
      <w:r w:rsidRPr="00C454D3" w:rsidR="000D1110">
        <w:rPr>
          <w:b w:val="0"/>
          <w:bCs/>
        </w:rPr>
        <w:t>i</w:t>
      </w:r>
      <w:r w:rsidRPr="00C454D3">
        <w:rPr>
          <w:b w:val="0"/>
          <w:bCs/>
        </w:rPr>
        <w:t>lustrativo padrão</w:t>
      </w:r>
      <w:r w:rsidRPr="00C454D3" w:rsidR="000D1110">
        <w:rPr>
          <w:b w:val="0"/>
          <w:bCs/>
        </w:rPr>
        <w:t xml:space="preserve"> arquitetural</w:t>
      </w:r>
      <w:r w:rsidRPr="00C454D3">
        <w:rPr>
          <w:b w:val="0"/>
          <w:bCs/>
        </w:rPr>
        <w:t xml:space="preserve"> </w:t>
      </w:r>
      <w:r w:rsidRPr="00C454D3" w:rsidR="000D1110">
        <w:rPr>
          <w:b w:val="0"/>
          <w:bCs/>
        </w:rPr>
        <w:t>Layered Pattern</w:t>
      </w:r>
    </w:p>
    <w:p w:rsidRPr="001119AB" w:rsidR="00865B47" w:rsidP="003D69AB" w:rsidRDefault="0027473D" w14:paraId="507A7D80" w14:textId="035A3931">
      <w:pPr>
        <w:pStyle w:val="Imagem"/>
        <w:rPr>
          <w:color w:val="FF0000"/>
        </w:rPr>
      </w:pPr>
      <w:r w:rsidRPr="001119AB">
        <w:drawing>
          <wp:inline distT="0" distB="0" distL="0" distR="0" wp14:anchorId="0DF45AF1" wp14:editId="441D3BD9">
            <wp:extent cx="3790950" cy="2212902"/>
            <wp:effectExtent l="0" t="0" r="0" b="0"/>
            <wp:docPr id="1" name="Imagem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Alt Tex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6831" cy="2257196"/>
                    </a:xfrm>
                    <a:prstGeom prst="rect">
                      <a:avLst/>
                    </a:prstGeom>
                    <a:noFill/>
                    <a:ln>
                      <a:noFill/>
                    </a:ln>
                  </pic:spPr>
                </pic:pic>
              </a:graphicData>
            </a:graphic>
          </wp:inline>
        </w:drawing>
      </w:r>
    </w:p>
    <w:p w:rsidRPr="00D01CA1" w:rsidR="00856BD9" w:rsidP="00C454D3" w:rsidRDefault="0027473D" w14:paraId="167D380D" w14:textId="4E77755E">
      <w:pPr>
        <w:spacing w:after="240"/>
        <w:ind w:firstLine="0"/>
        <w:jc w:val="center"/>
        <w:rPr>
          <w:i/>
          <w:iCs/>
        </w:rPr>
      </w:pPr>
      <w:r w:rsidRPr="001119AB">
        <w:rPr>
          <w:rStyle w:val="RefernciaSutil"/>
          <w:b/>
          <w:bCs w:val="0"/>
        </w:rPr>
        <w:t>Fonte</w:t>
      </w:r>
      <w:r w:rsidRPr="00C454D3">
        <w:rPr>
          <w:rStyle w:val="RefernciaSutil"/>
        </w:rPr>
        <w:t xml:space="preserve">: </w:t>
      </w:r>
      <w:r w:rsidR="003F6638">
        <w:rPr>
          <w:rStyle w:val="RefernciaSutil"/>
        </w:rPr>
        <w:t>RICHARDS</w:t>
      </w:r>
      <w:r w:rsidR="001A346E">
        <w:rPr>
          <w:rStyle w:val="RefernciaSutil"/>
        </w:rPr>
        <w:t xml:space="preserve">, </w:t>
      </w:r>
      <w:r w:rsidRPr="00C454D3" w:rsidR="00C454D3">
        <w:rPr>
          <w:rStyle w:val="RefernciaSutil"/>
        </w:rPr>
        <w:t>20</w:t>
      </w:r>
      <w:r w:rsidR="003F6638">
        <w:rPr>
          <w:rStyle w:val="RefernciaSutil"/>
        </w:rPr>
        <w:t>15</w:t>
      </w:r>
    </w:p>
    <w:p w:rsidR="00C6637D" w:rsidP="00C6637D" w:rsidRDefault="00B421C8" w14:paraId="1B461C1E" w14:textId="1AA887F5">
      <w:pPr>
        <w:rPr>
          <w:rFonts w:eastAsia="Calibri"/>
          <w:color w:val="000000" w:themeColor="text1"/>
          <w:szCs w:val="24"/>
        </w:rPr>
      </w:pPr>
      <w:r>
        <w:rPr>
          <w:rFonts w:eastAsia="Calibri"/>
          <w:color w:val="000000" w:themeColor="text1"/>
          <w:szCs w:val="24"/>
        </w:rPr>
        <w:t>Neste trabalho,</w:t>
      </w:r>
      <w:r w:rsidR="00C6637D">
        <w:rPr>
          <w:rFonts w:eastAsia="Calibri"/>
          <w:color w:val="000000" w:themeColor="text1"/>
          <w:szCs w:val="24"/>
        </w:rPr>
        <w:t xml:space="preserve"> com adaptações, a</w:t>
      </w:r>
      <w:r>
        <w:rPr>
          <w:rFonts w:eastAsia="Calibri"/>
          <w:color w:val="000000" w:themeColor="text1"/>
          <w:szCs w:val="24"/>
        </w:rPr>
        <w:t xml:space="preserve"> camada de Base de Dados se trata</w:t>
      </w:r>
      <w:r w:rsidR="00C6637D">
        <w:rPr>
          <w:rFonts w:eastAsia="Calibri"/>
          <w:color w:val="000000" w:themeColor="text1"/>
          <w:szCs w:val="24"/>
        </w:rPr>
        <w:t>rá</w:t>
      </w:r>
      <w:r>
        <w:rPr>
          <w:rFonts w:eastAsia="Calibri"/>
          <w:color w:val="000000" w:themeColor="text1"/>
          <w:szCs w:val="24"/>
        </w:rPr>
        <w:t xml:space="preserve"> dos arquivos </w:t>
      </w:r>
      <w:r w:rsidRPr="00223A5E" w:rsidR="00223A5E">
        <w:rPr>
          <w:rFonts w:eastAsia="Calibri"/>
          <w:i/>
          <w:iCs/>
          <w:color w:val="000000" w:themeColor="text1"/>
          <w:szCs w:val="24"/>
        </w:rPr>
        <w:t>.</w:t>
      </w:r>
      <w:r w:rsidRPr="00223A5E">
        <w:rPr>
          <w:rFonts w:eastAsia="Calibri"/>
          <w:i/>
          <w:iCs/>
          <w:color w:val="000000" w:themeColor="text1"/>
          <w:szCs w:val="24"/>
        </w:rPr>
        <w:t>csv</w:t>
      </w:r>
      <w:r w:rsidR="00223A5E">
        <w:rPr>
          <w:rFonts w:eastAsia="Calibri"/>
          <w:color w:val="000000" w:themeColor="text1"/>
          <w:szCs w:val="24"/>
        </w:rPr>
        <w:t xml:space="preserve"> originados após tratamento dos </w:t>
      </w:r>
      <w:r w:rsidRPr="00223A5E" w:rsidR="00223A5E">
        <w:rPr>
          <w:rFonts w:eastAsia="Calibri"/>
          <w:i/>
          <w:iCs/>
          <w:color w:val="000000" w:themeColor="text1"/>
          <w:szCs w:val="24"/>
        </w:rPr>
        <w:t>.csv</w:t>
      </w:r>
      <w:r w:rsidR="00223A5E">
        <w:rPr>
          <w:rFonts w:eastAsia="Calibri"/>
          <w:color w:val="000000" w:themeColor="text1"/>
          <w:szCs w:val="24"/>
        </w:rPr>
        <w:t xml:space="preserve"> originais</w:t>
      </w:r>
      <w:r>
        <w:rPr>
          <w:rFonts w:eastAsia="Calibri"/>
          <w:color w:val="000000" w:themeColor="text1"/>
          <w:szCs w:val="24"/>
        </w:rPr>
        <w:t xml:space="preserve"> </w:t>
      </w:r>
      <w:r w:rsidR="00223A5E">
        <w:rPr>
          <w:rFonts w:eastAsia="Calibri"/>
          <w:color w:val="000000" w:themeColor="text1"/>
          <w:szCs w:val="24"/>
        </w:rPr>
        <w:t xml:space="preserve">por </w:t>
      </w:r>
      <w:r>
        <w:rPr>
          <w:rFonts w:eastAsia="Calibri"/>
          <w:color w:val="000000" w:themeColor="text1"/>
          <w:szCs w:val="24"/>
        </w:rPr>
        <w:t xml:space="preserve">scripts </w:t>
      </w:r>
      <w:r w:rsidRPr="005D6961">
        <w:rPr>
          <w:rFonts w:eastAsia="Calibri"/>
          <w:i/>
          <w:iCs/>
          <w:color w:val="000000" w:themeColor="text1"/>
          <w:szCs w:val="24"/>
        </w:rPr>
        <w:t>Python</w:t>
      </w:r>
      <w:r>
        <w:rPr>
          <w:rFonts w:eastAsia="Calibri"/>
          <w:color w:val="000000" w:themeColor="text1"/>
          <w:szCs w:val="24"/>
        </w:rPr>
        <w:t>. A camada de persi</w:t>
      </w:r>
      <w:r w:rsidR="00C6637D">
        <w:rPr>
          <w:rFonts w:eastAsia="Calibri"/>
          <w:color w:val="000000" w:themeColor="text1"/>
          <w:szCs w:val="24"/>
        </w:rPr>
        <w:t xml:space="preserve">stência será representada pelos scripts de </w:t>
      </w:r>
      <w:r w:rsidRPr="003628EB" w:rsidR="00C6637D">
        <w:rPr>
          <w:rFonts w:eastAsia="Calibri"/>
          <w:i/>
          <w:iCs/>
          <w:color w:val="000000" w:themeColor="text1"/>
          <w:szCs w:val="24"/>
        </w:rPr>
        <w:t>SQL</w:t>
      </w:r>
      <w:r w:rsidR="00C6637D">
        <w:rPr>
          <w:rFonts w:eastAsia="Calibri"/>
          <w:color w:val="000000" w:themeColor="text1"/>
          <w:szCs w:val="24"/>
        </w:rPr>
        <w:t xml:space="preserve"> que fazem a carga dos dados para o </w:t>
      </w:r>
      <w:r w:rsidRPr="00223A5E" w:rsidR="00C6637D">
        <w:rPr>
          <w:rFonts w:eastAsia="Calibri"/>
          <w:i/>
          <w:iCs/>
          <w:color w:val="000000" w:themeColor="text1"/>
          <w:szCs w:val="24"/>
        </w:rPr>
        <w:t>MySQL</w:t>
      </w:r>
      <w:r w:rsidR="00C6637D">
        <w:rPr>
          <w:rFonts w:eastAsia="Calibri"/>
          <w:color w:val="000000" w:themeColor="text1"/>
          <w:szCs w:val="24"/>
        </w:rPr>
        <w:t xml:space="preserve">. A camada de negócios, representada pelos scripts em </w:t>
      </w:r>
      <w:r w:rsidRPr="003628EB" w:rsidR="00C6637D">
        <w:rPr>
          <w:rFonts w:eastAsia="Calibri"/>
          <w:i/>
          <w:iCs/>
          <w:color w:val="000000" w:themeColor="text1"/>
          <w:szCs w:val="24"/>
        </w:rPr>
        <w:t>SQL</w:t>
      </w:r>
      <w:r w:rsidR="00C6637D">
        <w:rPr>
          <w:rFonts w:eastAsia="Calibri"/>
          <w:color w:val="000000" w:themeColor="text1"/>
          <w:szCs w:val="24"/>
        </w:rPr>
        <w:t xml:space="preserve"> que realizam o cruzamento dos dados de diferentes tabelas para obtenção de informações relacionadas ao objetivo. E, finalmente, a camada de Apresentação representada pela ferramenta de BI, </w:t>
      </w:r>
      <w:r w:rsidRPr="0099468F" w:rsidR="00C6637D">
        <w:rPr>
          <w:rFonts w:eastAsia="Calibri"/>
          <w:i/>
          <w:iCs/>
          <w:color w:val="000000" w:themeColor="text1"/>
          <w:szCs w:val="24"/>
        </w:rPr>
        <w:t>Tableau</w:t>
      </w:r>
      <w:r w:rsidR="00C6637D">
        <w:rPr>
          <w:rFonts w:eastAsia="Calibri"/>
          <w:color w:val="000000" w:themeColor="text1"/>
          <w:szCs w:val="24"/>
        </w:rPr>
        <w:t xml:space="preserve">, incluindo eventuais códigos em </w:t>
      </w:r>
      <w:r w:rsidRPr="0099468F" w:rsidR="00C6637D">
        <w:rPr>
          <w:rFonts w:eastAsia="Calibri"/>
          <w:i/>
          <w:iCs/>
          <w:color w:val="000000" w:themeColor="text1"/>
          <w:szCs w:val="24"/>
        </w:rPr>
        <w:t xml:space="preserve">VizQL </w:t>
      </w:r>
      <w:r w:rsidR="00C6637D">
        <w:rPr>
          <w:rFonts w:eastAsia="Calibri"/>
          <w:color w:val="000000" w:themeColor="text1"/>
          <w:szCs w:val="24"/>
        </w:rPr>
        <w:t>nele incluídos.</w:t>
      </w:r>
    </w:p>
    <w:p w:rsidR="00BE7C93" w:rsidP="00042491" w:rsidRDefault="0003507A" w14:paraId="3927D29A" w14:textId="77777777">
      <w:pPr>
        <w:pStyle w:val="Ttulo3"/>
        <w:spacing w:after="0"/>
        <w:rPr/>
      </w:pPr>
      <w:bookmarkStart w:name="_Toc112633401" w:id="18"/>
      <w:bookmarkStart w:name="_Toc103773749" w:id="19"/>
      <w:r w:rsidR="5B7AF2B0">
        <w:rPr/>
        <w:t>Diagramas</w:t>
      </w:r>
      <w:bookmarkStart w:name="_Ref101801976" w:id="20"/>
      <w:bookmarkEnd w:id="18"/>
      <w:bookmarkEnd w:id="19"/>
    </w:p>
    <w:p w:rsidR="00BE7C93" w:rsidP="00042491" w:rsidRDefault="00A30C94" w14:paraId="380014B4" w14:textId="427847F0">
      <w:pPr>
        <w:spacing w:line="240" w:lineRule="auto"/>
        <w:ind w:firstLine="0"/>
        <w:jc w:val="center"/>
        <w:rPr>
          <w:rStyle w:val="RefernciaSutil"/>
          <w:b/>
          <w:bCs w:val="0"/>
        </w:rPr>
      </w:pPr>
      <w:r w:rsidRPr="00BE7C93">
        <w:rPr>
          <w:b/>
          <w:bCs w:val="0"/>
          <w:szCs w:val="24"/>
        </w:rPr>
        <w:t xml:space="preserve">Figura </w:t>
      </w:r>
      <w:r w:rsidRPr="00BE7C93">
        <w:rPr>
          <w:b/>
          <w:bCs w:val="0"/>
          <w:szCs w:val="24"/>
        </w:rPr>
        <w:fldChar w:fldCharType="begin"/>
      </w:r>
      <w:r w:rsidRPr="00BE7C93">
        <w:rPr>
          <w:b/>
          <w:bCs w:val="0"/>
          <w:szCs w:val="24"/>
        </w:rPr>
        <w:instrText xml:space="preserve"> SEQ Figura \* ARABIC </w:instrText>
      </w:r>
      <w:r w:rsidRPr="00BE7C93">
        <w:rPr>
          <w:b/>
          <w:bCs w:val="0"/>
          <w:szCs w:val="24"/>
        </w:rPr>
        <w:fldChar w:fldCharType="separate"/>
      </w:r>
      <w:r w:rsidR="004B482A">
        <w:rPr>
          <w:b/>
          <w:bCs w:val="0"/>
          <w:noProof/>
          <w:szCs w:val="24"/>
        </w:rPr>
        <w:t>3</w:t>
      </w:r>
      <w:r w:rsidRPr="00BE7C93">
        <w:rPr>
          <w:b/>
          <w:bCs w:val="0"/>
          <w:szCs w:val="24"/>
        </w:rPr>
        <w:fldChar w:fldCharType="end"/>
      </w:r>
      <w:bookmarkEnd w:id="20"/>
      <w:r w:rsidRPr="00BE7C93">
        <w:rPr>
          <w:szCs w:val="24"/>
        </w:rPr>
        <w:t xml:space="preserve"> – Diagrama de Classes</w:t>
      </w:r>
    </w:p>
    <w:p w:rsidR="2E7A33CC" w:rsidP="2E7A33CC" w:rsidRDefault="2E7A33CC" w14:paraId="2F17A502" w14:textId="31535297">
      <w:pPr>
        <w:spacing w:line="240" w:lineRule="auto"/>
        <w:ind w:firstLine="0"/>
        <w:jc w:val="center"/>
        <w:rPr>
          <w:szCs w:val="24"/>
        </w:rPr>
      </w:pPr>
      <w:commentRangeStart w:id="21"/>
      <w:r>
        <w:rPr>
          <w:noProof/>
        </w:rPr>
        <w:drawing>
          <wp:inline distT="0" distB="0" distL="0" distR="0" wp14:anchorId="771B47FD" wp14:editId="06524E2C">
            <wp:extent cx="5086350" cy="3151589"/>
            <wp:effectExtent l="0" t="0" r="0" b="0"/>
            <wp:docPr id="133966683" name="Imagem 13396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6458" t="7468" r="6458" b="8441"/>
                    <a:stretch/>
                  </pic:blipFill>
                  <pic:spPr bwMode="auto">
                    <a:xfrm>
                      <a:off x="0" y="0"/>
                      <a:ext cx="5119279" cy="317199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2A73F6">
        <w:rPr>
          <w:rStyle w:val="Refdecomentrio"/>
        </w:rPr>
        <w:commentReference w:id="21"/>
      </w:r>
    </w:p>
    <w:p w:rsidRPr="00AD168C" w:rsidR="00A30C94" w:rsidP="00BE7C93" w:rsidRDefault="00AD168C" w14:paraId="4118BE30" w14:textId="62321FF0">
      <w:pPr>
        <w:ind w:firstLine="0"/>
        <w:jc w:val="center"/>
        <w:rPr>
          <w:rStyle w:val="RefernciaSutil"/>
        </w:rPr>
      </w:pPr>
      <w:r>
        <w:rPr>
          <w:rStyle w:val="RefernciaSutil"/>
          <w:b/>
          <w:bCs w:val="0"/>
        </w:rPr>
        <w:t xml:space="preserve">Fonte: </w:t>
      </w:r>
      <w:r>
        <w:rPr>
          <w:rStyle w:val="RefernciaSutil"/>
        </w:rPr>
        <w:t>Autoria própria.</w:t>
      </w:r>
    </w:p>
    <w:p w:rsidRPr="00505000" w:rsidR="00505000" w:rsidP="00505000" w:rsidRDefault="00505000" w14:paraId="3F7D4349" w14:textId="0E9571C8">
      <w:pPr>
        <w:pStyle w:val="Legenda"/>
        <w:rPr>
          <w:b w:val="0"/>
          <w:bCs/>
        </w:rPr>
      </w:pPr>
      <w:r>
        <w:lastRenderedPageBreak/>
        <w:t xml:space="preserve">Figura </w:t>
      </w:r>
      <w:r>
        <w:fldChar w:fldCharType="begin"/>
      </w:r>
      <w:r>
        <w:instrText xml:space="preserve"> SEQ Figura \* ARABIC </w:instrText>
      </w:r>
      <w:r>
        <w:fldChar w:fldCharType="separate"/>
      </w:r>
      <w:r w:rsidR="004B482A">
        <w:rPr>
          <w:noProof/>
        </w:rPr>
        <w:t>4</w:t>
      </w:r>
      <w:r>
        <w:fldChar w:fldCharType="end"/>
      </w:r>
      <w:r>
        <w:t xml:space="preserve"> – </w:t>
      </w:r>
      <w:r>
        <w:rPr>
          <w:b w:val="0"/>
          <w:bCs/>
        </w:rPr>
        <w:t>Diagrama de atividades</w:t>
      </w:r>
    </w:p>
    <w:p w:rsidR="3580A7A5" w:rsidP="006B7841" w:rsidRDefault="001C5E75" w14:paraId="4E36A634" w14:textId="408287DB">
      <w:pPr>
        <w:pStyle w:val="Imagem"/>
        <w:rPr>
          <w:rFonts w:eastAsia="Calibri"/>
          <w:color w:val="000000" w:themeColor="text1"/>
          <w:szCs w:val="24"/>
        </w:rPr>
      </w:pPr>
      <w:r w:rsidRPr="001C5E75">
        <w:drawing>
          <wp:inline distT="0" distB="0" distL="0" distR="0" wp14:anchorId="32EE77A0" wp14:editId="5EE78E9C">
            <wp:extent cx="4606113" cy="4547490"/>
            <wp:effectExtent l="19050" t="19050" r="23495" b="24765"/>
            <wp:docPr id="6" name="Imagem 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inha do tempo&#10;&#10;Descrição gerada automaticamente"/>
                    <pic:cNvPicPr/>
                  </pic:nvPicPr>
                  <pic:blipFill>
                    <a:blip r:embed="rId28"/>
                    <a:stretch>
                      <a:fillRect/>
                    </a:stretch>
                  </pic:blipFill>
                  <pic:spPr>
                    <a:xfrm>
                      <a:off x="0" y="0"/>
                      <a:ext cx="4612629" cy="4553923"/>
                    </a:xfrm>
                    <a:prstGeom prst="rect">
                      <a:avLst/>
                    </a:prstGeom>
                    <a:ln>
                      <a:solidFill>
                        <a:schemeClr val="tx1"/>
                      </a:solidFill>
                    </a:ln>
                  </pic:spPr>
                </pic:pic>
              </a:graphicData>
            </a:graphic>
          </wp:inline>
        </w:drawing>
      </w:r>
    </w:p>
    <w:p w:rsidRPr="00505000" w:rsidR="00505000" w:rsidP="00165AEE" w:rsidRDefault="00505000" w14:paraId="71750153" w14:textId="649126CA">
      <w:pPr>
        <w:pStyle w:val="Imagem"/>
        <w:spacing w:after="240"/>
        <w:rPr>
          <w:rStyle w:val="RefernciaSutil"/>
        </w:rPr>
      </w:pPr>
      <w:r>
        <w:rPr>
          <w:rStyle w:val="RefernciaSutil"/>
          <w:b/>
          <w:bCs w:val="0"/>
        </w:rPr>
        <w:t>Fonte:</w:t>
      </w:r>
      <w:r>
        <w:rPr>
          <w:rStyle w:val="RefernciaSutil"/>
        </w:rPr>
        <w:t xml:space="preserve"> </w:t>
      </w:r>
      <w:r w:rsidRPr="00165AEE">
        <w:rPr>
          <w:rStyle w:val="RefernciaSutil"/>
        </w:rPr>
        <w:t>Autoria própria</w:t>
      </w:r>
    </w:p>
    <w:p w:rsidRPr="00505000" w:rsidR="00505000" w:rsidP="00505000" w:rsidRDefault="00505000" w14:paraId="439A7169" w14:textId="4F2E396E">
      <w:pPr>
        <w:pStyle w:val="Legenda"/>
        <w:rPr>
          <w:b w:val="0"/>
          <w:bCs/>
        </w:rPr>
      </w:pPr>
      <w:r>
        <w:t xml:space="preserve">Figura </w:t>
      </w:r>
      <w:r>
        <w:fldChar w:fldCharType="begin"/>
      </w:r>
      <w:r>
        <w:instrText xml:space="preserve"> SEQ Figura \* ARABIC </w:instrText>
      </w:r>
      <w:r>
        <w:fldChar w:fldCharType="separate"/>
      </w:r>
      <w:r w:rsidR="004B482A">
        <w:rPr>
          <w:noProof/>
        </w:rPr>
        <w:t>5</w:t>
      </w:r>
      <w:r>
        <w:fldChar w:fldCharType="end"/>
      </w:r>
      <w:r>
        <w:t xml:space="preserve"> – </w:t>
      </w:r>
      <w:r>
        <w:rPr>
          <w:b w:val="0"/>
          <w:bCs/>
        </w:rPr>
        <w:t xml:space="preserve">Diagrama de </w:t>
      </w:r>
      <w:r w:rsidR="0029681B">
        <w:rPr>
          <w:b w:val="0"/>
          <w:bCs/>
        </w:rPr>
        <w:t>Infraestrutura</w:t>
      </w:r>
    </w:p>
    <w:p w:rsidR="7DCE0B15" w:rsidP="0037280F" w:rsidRDefault="0037280F" w14:paraId="39896701" w14:textId="2B0926BA">
      <w:pPr>
        <w:pStyle w:val="Imagem"/>
        <w:rPr>
          <w:szCs w:val="24"/>
        </w:rPr>
      </w:pPr>
      <w:r w:rsidRPr="0037280F">
        <w:drawing>
          <wp:inline distT="0" distB="0" distL="0" distR="0" wp14:anchorId="17261A65" wp14:editId="0BC54B9B">
            <wp:extent cx="5086350" cy="2859950"/>
            <wp:effectExtent l="19050" t="19050" r="19050" b="1714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10693" cy="2873638"/>
                    </a:xfrm>
                    <a:prstGeom prst="rect">
                      <a:avLst/>
                    </a:prstGeom>
                    <a:noFill/>
                    <a:ln>
                      <a:solidFill>
                        <a:schemeClr val="tx1"/>
                      </a:solidFill>
                    </a:ln>
                  </pic:spPr>
                </pic:pic>
              </a:graphicData>
            </a:graphic>
          </wp:inline>
        </w:drawing>
      </w:r>
    </w:p>
    <w:p w:rsidRPr="00C77F2E" w:rsidR="00C77F2E" w:rsidP="00165AEE" w:rsidRDefault="00C77F2E" w14:paraId="684631E4" w14:textId="67A8A1E7">
      <w:pPr>
        <w:pStyle w:val="Imagem"/>
        <w:spacing w:after="240"/>
        <w:rPr>
          <w:rStyle w:val="RefernciaSutil"/>
        </w:rPr>
      </w:pPr>
      <w:r>
        <w:rPr>
          <w:rStyle w:val="RefernciaSutil"/>
          <w:b/>
          <w:bCs w:val="0"/>
        </w:rPr>
        <w:t xml:space="preserve">Fonte: </w:t>
      </w:r>
      <w:r>
        <w:rPr>
          <w:rStyle w:val="RefernciaSutil"/>
        </w:rPr>
        <w:t>Autoria própria</w:t>
      </w:r>
    </w:p>
    <w:p w:rsidRPr="00BA4A5C" w:rsidR="00105EBB" w:rsidP="0003507A" w:rsidRDefault="00683B38" w14:paraId="6840FF2B" w14:textId="446D54BD">
      <w:pPr>
        <w:pStyle w:val="Ttulo3"/>
        <w:ind w:left="567"/>
        <w:rPr/>
      </w:pPr>
      <w:bookmarkStart w:name="_Toc302144535" w:id="22"/>
      <w:r w:rsidR="04DF1925">
        <w:rPr/>
        <w:t xml:space="preserve"> </w:t>
      </w:r>
      <w:bookmarkStart w:name="_Toc103773750" w:id="23"/>
      <w:r w:rsidR="01327CF4">
        <w:rPr/>
        <w:t xml:space="preserve">Descrição </w:t>
      </w:r>
      <w:r w:rsidR="066E18B0">
        <w:rPr/>
        <w:t>Metodológica</w:t>
      </w:r>
      <w:bookmarkEnd w:id="22"/>
      <w:bookmarkEnd w:id="23"/>
    </w:p>
    <w:p w:rsidR="001C5E75" w:rsidP="00B25A0E" w:rsidRDefault="00784AF8" w14:paraId="5FB6B430" w14:textId="0B7E9464">
      <w:pPr>
        <w:rPr>
          <w:rFonts w:eastAsia="Calibri"/>
        </w:rPr>
      </w:pPr>
      <w:r>
        <w:rPr>
          <w:rFonts w:eastAsia="Calibri"/>
        </w:rPr>
        <w:t xml:space="preserve">Seguindo o </w:t>
      </w:r>
      <w:r w:rsidRPr="00400C5B">
        <w:rPr>
          <w:rFonts w:eastAsia="Calibri"/>
          <w:i/>
          <w:iCs/>
        </w:rPr>
        <w:t>ETL</w:t>
      </w:r>
      <w:r>
        <w:rPr>
          <w:rFonts w:eastAsia="Calibri"/>
        </w:rPr>
        <w:t>, n</w:t>
      </w:r>
      <w:r w:rsidR="00B334DF">
        <w:rPr>
          <w:rFonts w:eastAsia="Calibri"/>
        </w:rPr>
        <w:t xml:space="preserve">o desenvolvimento deste trabalho, </w:t>
      </w:r>
      <w:r w:rsidR="00A86CA3">
        <w:rPr>
          <w:rFonts w:eastAsia="Calibri"/>
        </w:rPr>
        <w:t xml:space="preserve">a coleta de dados </w:t>
      </w:r>
      <w:r w:rsidR="006B505A">
        <w:rPr>
          <w:rFonts w:eastAsia="Calibri"/>
        </w:rPr>
        <w:t xml:space="preserve">e criação da </w:t>
      </w:r>
      <w:r w:rsidR="00C45F48">
        <w:rPr>
          <w:rFonts w:eastAsia="Calibri"/>
        </w:rPr>
        <w:t xml:space="preserve">camada </w:t>
      </w:r>
      <w:r w:rsidR="00C378BD">
        <w:rPr>
          <w:rFonts w:eastAsia="Calibri"/>
        </w:rPr>
        <w:t>de Base de Dados (</w:t>
      </w:r>
      <w:r w:rsidR="00C378BD">
        <w:rPr>
          <w:rFonts w:eastAsia="Calibri"/>
          <w:i/>
          <w:iCs/>
        </w:rPr>
        <w:t>Database Layer)</w:t>
      </w:r>
      <w:r w:rsidR="00C45F48">
        <w:rPr>
          <w:rFonts w:eastAsia="Calibri"/>
          <w:i/>
          <w:iCs/>
        </w:rPr>
        <w:t xml:space="preserve"> </w:t>
      </w:r>
      <w:r w:rsidR="00FB6A2E">
        <w:rPr>
          <w:rFonts w:eastAsia="Calibri"/>
        </w:rPr>
        <w:t>se inicia</w:t>
      </w:r>
      <w:r w:rsidR="00676ACC">
        <w:rPr>
          <w:rFonts w:eastAsia="Calibri"/>
        </w:rPr>
        <w:t xml:space="preserve">rá </w:t>
      </w:r>
      <w:r w:rsidR="00905E7C">
        <w:rPr>
          <w:rFonts w:eastAsia="Calibri"/>
        </w:rPr>
        <w:t xml:space="preserve">pelo </w:t>
      </w:r>
      <w:r w:rsidRPr="002E0E85" w:rsidR="00905E7C">
        <w:rPr>
          <w:rFonts w:eastAsia="Calibri"/>
        </w:rPr>
        <w:t>armazenamento</w:t>
      </w:r>
      <w:r w:rsidR="007C50FA">
        <w:rPr>
          <w:rFonts w:eastAsia="Calibri"/>
        </w:rPr>
        <w:t xml:space="preserve"> local</w:t>
      </w:r>
      <w:r w:rsidRPr="002E0E85" w:rsidR="00905E7C">
        <w:rPr>
          <w:rFonts w:eastAsia="Calibri"/>
        </w:rPr>
        <w:t xml:space="preserve"> d</w:t>
      </w:r>
      <w:r w:rsidRPr="002E0E85" w:rsidR="00C405FC">
        <w:rPr>
          <w:rFonts w:eastAsia="Calibri"/>
        </w:rPr>
        <w:t xml:space="preserve">os </w:t>
      </w:r>
      <w:r w:rsidR="00C405FC">
        <w:rPr>
          <w:rFonts w:eastAsia="Calibri"/>
        </w:rPr>
        <w:t xml:space="preserve">arquivos coletados das diferentes </w:t>
      </w:r>
      <w:r w:rsidR="007C50FA">
        <w:rPr>
          <w:rFonts w:eastAsia="Calibri"/>
        </w:rPr>
        <w:t>fontes</w:t>
      </w:r>
      <w:r w:rsidR="000D73B3">
        <w:rPr>
          <w:rFonts w:eastAsia="Calibri"/>
        </w:rPr>
        <w:t xml:space="preserve">. </w:t>
      </w:r>
      <w:r w:rsidRPr="49856FBE" w:rsidR="000D73B3">
        <w:rPr>
          <w:rFonts w:eastAsia="Calibri"/>
        </w:rPr>
        <w:t xml:space="preserve">Os dados de origem </w:t>
      </w:r>
      <w:r w:rsidRPr="0E222FEF" w:rsidR="000D73B3">
        <w:rPr>
          <w:rFonts w:eastAsia="Calibri"/>
        </w:rPr>
        <w:t>encontram</w:t>
      </w:r>
      <w:r w:rsidRPr="56544B86" w:rsidR="000D73B3">
        <w:rPr>
          <w:rFonts w:eastAsia="Calibri"/>
        </w:rPr>
        <w:t>-se</w:t>
      </w:r>
      <w:r w:rsidRPr="49856FBE" w:rsidR="00541AE3">
        <w:rPr>
          <w:rFonts w:eastAsia="Calibri"/>
        </w:rPr>
        <w:t xml:space="preserve"> em</w:t>
      </w:r>
      <w:r w:rsidRPr="49856FBE" w:rsidR="000D73B3">
        <w:rPr>
          <w:rFonts w:eastAsia="Calibri"/>
        </w:rPr>
        <w:t xml:space="preserve"> arquivos </w:t>
      </w:r>
      <w:r w:rsidR="006B2D16">
        <w:rPr>
          <w:rFonts w:eastAsia="Calibri"/>
        </w:rPr>
        <w:t>.</w:t>
      </w:r>
      <w:r w:rsidRPr="006B2D16" w:rsidR="006B2D16">
        <w:rPr>
          <w:rFonts w:eastAsia="Calibri"/>
          <w:i/>
          <w:iCs/>
        </w:rPr>
        <w:t>csv</w:t>
      </w:r>
      <w:r w:rsidRPr="49856FBE" w:rsidR="00541AE3">
        <w:rPr>
          <w:rFonts w:eastAsia="Calibri"/>
        </w:rPr>
        <w:t>.</w:t>
      </w:r>
      <w:r w:rsidRPr="49856FBE" w:rsidR="000A28E7">
        <w:rPr>
          <w:rFonts w:eastAsia="Calibri"/>
        </w:rPr>
        <w:t xml:space="preserve"> Os arquivos </w:t>
      </w:r>
      <w:r w:rsidRPr="002A73F6" w:rsidR="000A28E7">
        <w:rPr>
          <w:rFonts w:eastAsia="Calibri"/>
        </w:rPr>
        <w:t xml:space="preserve">serão lidos e processados </w:t>
      </w:r>
      <w:r w:rsidRPr="002A73F6" w:rsidR="002D6F58">
        <w:rPr>
          <w:rFonts w:eastAsia="Calibri"/>
        </w:rPr>
        <w:t xml:space="preserve">por scripts em </w:t>
      </w:r>
      <w:r w:rsidRPr="002A73F6" w:rsidR="002D6F58">
        <w:rPr>
          <w:rFonts w:eastAsia="Calibri"/>
          <w:i/>
        </w:rPr>
        <w:t>Python</w:t>
      </w:r>
      <w:r w:rsidRPr="002A73F6" w:rsidR="002D6F58">
        <w:rPr>
          <w:rFonts w:eastAsia="Calibri"/>
        </w:rPr>
        <w:t xml:space="preserve"> para </w:t>
      </w:r>
      <w:r w:rsidRPr="002A73F6" w:rsidR="001C5E75">
        <w:rPr>
          <w:rFonts w:eastAsia="Calibri"/>
        </w:rPr>
        <w:t>tratamento dos dados de acordo com</w:t>
      </w:r>
      <w:r w:rsidRPr="002A73F6" w:rsidR="00165391">
        <w:rPr>
          <w:rFonts w:eastAsia="Calibri"/>
        </w:rPr>
        <w:t xml:space="preserve"> o</w:t>
      </w:r>
      <w:r w:rsidRPr="002A73F6" w:rsidR="001C5E75">
        <w:rPr>
          <w:rFonts w:eastAsia="Calibri"/>
        </w:rPr>
        <w:t xml:space="preserve"> </w:t>
      </w:r>
      <w:r w:rsidRPr="002A73F6" w:rsidR="00890CAD">
        <w:rPr>
          <w:rFonts w:eastAsia="Calibri"/>
        </w:rPr>
        <w:fldChar w:fldCharType="begin"/>
      </w:r>
      <w:r w:rsidRPr="002A73F6" w:rsidR="00890CAD">
        <w:rPr>
          <w:rFonts w:eastAsia="Calibri"/>
        </w:rPr>
        <w:instrText xml:space="preserve"> REF _Ref103688561 \h </w:instrText>
      </w:r>
      <w:r w:rsidRPr="002A73F6" w:rsidR="00533ADA">
        <w:rPr>
          <w:rFonts w:eastAsia="Calibri"/>
        </w:rPr>
        <w:instrText xml:space="preserve"> \* MERGEFORMAT </w:instrText>
      </w:r>
      <w:r w:rsidRPr="002A73F6" w:rsidR="00890CAD">
        <w:rPr>
          <w:rFonts w:eastAsia="Calibri"/>
        </w:rPr>
      </w:r>
      <w:r w:rsidRPr="002A73F6" w:rsidR="00890CAD">
        <w:rPr>
          <w:rFonts w:eastAsia="Calibri"/>
        </w:rPr>
        <w:fldChar w:fldCharType="separate"/>
      </w:r>
      <w:r w:rsidRPr="002A73F6" w:rsidR="00890CAD">
        <w:rPr>
          <w:b/>
          <w:bCs w:val="0"/>
        </w:rPr>
        <w:t>APÊNDICE A</w:t>
      </w:r>
      <w:r w:rsidRPr="002A73F6" w:rsidR="00890CAD">
        <w:t xml:space="preserve"> - Roteiro Tratamento de Dados</w:t>
      </w:r>
      <w:r w:rsidRPr="002A73F6" w:rsidR="00890CAD">
        <w:rPr>
          <w:rFonts w:eastAsia="Calibri"/>
        </w:rPr>
        <w:fldChar w:fldCharType="end"/>
      </w:r>
      <w:r w:rsidRPr="002A73F6" w:rsidR="001C5E75">
        <w:rPr>
          <w:rFonts w:eastAsia="Calibri"/>
        </w:rPr>
        <w:t xml:space="preserve">. Os dados </w:t>
      </w:r>
      <w:r w:rsidR="001C5E75">
        <w:rPr>
          <w:rFonts w:eastAsia="Calibri"/>
        </w:rPr>
        <w:t xml:space="preserve">tratados serão salvos em novos arquivos </w:t>
      </w:r>
      <w:r w:rsidR="006B2D16">
        <w:rPr>
          <w:rFonts w:eastAsia="Calibri"/>
        </w:rPr>
        <w:t>.</w:t>
      </w:r>
      <w:r w:rsidRPr="006B2D16" w:rsidR="006B2D16">
        <w:rPr>
          <w:rFonts w:eastAsia="Calibri"/>
          <w:i/>
          <w:iCs/>
        </w:rPr>
        <w:t>csv</w:t>
      </w:r>
      <w:r w:rsidR="001C5E75">
        <w:rPr>
          <w:rFonts w:eastAsia="Calibri"/>
        </w:rPr>
        <w:t>.</w:t>
      </w:r>
    </w:p>
    <w:p w:rsidR="001C5E75" w:rsidP="00B25A0E" w:rsidRDefault="001C5E75" w14:paraId="641DABF5" w14:textId="5565CED3">
      <w:pPr>
        <w:rPr>
          <w:rFonts w:eastAsia="Calibri"/>
        </w:rPr>
      </w:pPr>
      <w:r>
        <w:rPr>
          <w:rFonts w:eastAsia="Calibri"/>
        </w:rPr>
        <w:t xml:space="preserve">Estes arquivos por sua vez, serão carregados e unificados em um único banco no </w:t>
      </w:r>
      <w:r w:rsidRPr="001C5E75">
        <w:rPr>
          <w:rFonts w:eastAsia="Calibri"/>
          <w:i/>
          <w:iCs/>
        </w:rPr>
        <w:t>MySQL</w:t>
      </w:r>
      <w:r>
        <w:rPr>
          <w:rFonts w:eastAsia="Calibri"/>
        </w:rPr>
        <w:t xml:space="preserve"> a partir de script em </w:t>
      </w:r>
      <w:r w:rsidRPr="003628EB">
        <w:rPr>
          <w:rFonts w:eastAsia="Calibri"/>
          <w:i/>
          <w:iCs/>
        </w:rPr>
        <w:t>SQL</w:t>
      </w:r>
      <w:r>
        <w:rPr>
          <w:rFonts w:eastAsia="Calibri"/>
        </w:rPr>
        <w:t>.</w:t>
      </w:r>
      <w:r w:rsidRPr="00AB426D" w:rsidR="00AB426D">
        <w:t xml:space="preserve"> </w:t>
      </w:r>
      <w:commentRangeStart w:id="24"/>
      <w:r w:rsidRPr="36AF95E1" w:rsidR="00AB426D">
        <w:t xml:space="preserve">O modelo de classes exposto </w:t>
      </w:r>
      <w:r w:rsidR="00AB426D">
        <w:t>na Figura 3</w:t>
      </w:r>
      <w:r w:rsidRPr="4A44FF77" w:rsidR="00AB426D">
        <w:rPr>
          <w:color w:val="000000" w:themeColor="text1"/>
        </w:rPr>
        <w:t xml:space="preserve"> </w:t>
      </w:r>
      <w:r w:rsidRPr="36AF95E1" w:rsidR="00AB426D">
        <w:rPr>
          <w:color w:val="000000" w:themeColor="text1"/>
        </w:rPr>
        <w:t>demonstra as relações e o arranjo que darão origem ao nosso banco de dados com os dados</w:t>
      </w:r>
      <w:r w:rsidRPr="7B739217" w:rsidR="00AB426D">
        <w:rPr>
          <w:color w:val="000000" w:themeColor="text1"/>
        </w:rPr>
        <w:t xml:space="preserve"> agrupados</w:t>
      </w:r>
      <w:r w:rsidRPr="36AF95E1" w:rsidR="00AB426D">
        <w:rPr>
          <w:color w:val="000000" w:themeColor="text1"/>
        </w:rPr>
        <w:t xml:space="preserve"> e </w:t>
      </w:r>
      <w:r w:rsidRPr="06753C3C" w:rsidR="00AB426D">
        <w:rPr>
          <w:color w:val="000000" w:themeColor="text1"/>
        </w:rPr>
        <w:t>tratados</w:t>
      </w:r>
      <w:r w:rsidRPr="36AF95E1" w:rsidR="00AB426D">
        <w:rPr>
          <w:color w:val="000000" w:themeColor="text1"/>
        </w:rPr>
        <w:t>.</w:t>
      </w:r>
      <w:r w:rsidRPr="4A44FF77" w:rsidR="00AB426D">
        <w:rPr>
          <w:color w:val="000000" w:themeColor="text1"/>
        </w:rPr>
        <w:t xml:space="preserve"> </w:t>
      </w:r>
      <w:r w:rsidR="00AB426D">
        <w:rPr>
          <w:color w:val="000000" w:themeColor="text1"/>
        </w:rPr>
        <w:t>Segue dicionário de dados p</w:t>
      </w:r>
      <w:r w:rsidRPr="4A44FF77" w:rsidR="00AB426D">
        <w:rPr>
          <w:color w:val="000000" w:themeColor="text1"/>
        </w:rPr>
        <w:t>ara complementar e auxiliar a compreensão do diagrama de classes</w:t>
      </w:r>
      <w:commentRangeEnd w:id="24"/>
      <w:r w:rsidR="002A73F6">
        <w:rPr>
          <w:rStyle w:val="Refdecomentrio"/>
        </w:rPr>
        <w:commentReference w:id="24"/>
      </w:r>
    </w:p>
    <w:p w:rsidRPr="002A73F6" w:rsidR="2A6AAEFF" w:rsidP="001281AF" w:rsidRDefault="76640D4A" w14:paraId="6ED2D28B" w14:textId="231A9CD1">
      <w:pPr>
        <w:pStyle w:val="Listagem"/>
        <w:numPr>
          <w:ilvl w:val="0"/>
          <w:numId w:val="35"/>
        </w:numPr>
        <w:rPr>
          <w:color w:val="auto"/>
        </w:rPr>
      </w:pPr>
      <w:r w:rsidRPr="65385196">
        <w:rPr>
          <w:color w:val="auto"/>
        </w:rPr>
        <w:t xml:space="preserve">Consumo: </w:t>
      </w:r>
      <w:r w:rsidRPr="65385196" w:rsidR="7A441996">
        <w:rPr>
          <w:color w:val="auto"/>
        </w:rPr>
        <w:t>Dados sobre consumo de energia elétrica</w:t>
      </w:r>
      <w:r w:rsidRPr="65385196" w:rsidR="2801766C">
        <w:rPr>
          <w:color w:val="auto"/>
        </w:rPr>
        <w:t>.</w:t>
      </w:r>
      <w:commentRangeStart w:id="25"/>
    </w:p>
    <w:tbl>
      <w:tblPr>
        <w:tblStyle w:val="Tabelacomgrade"/>
        <w:tblW w:w="0" w:type="auto"/>
        <w:jc w:val="center"/>
        <w:tblLook w:val="06A0" w:firstRow="1" w:lastRow="0" w:firstColumn="1" w:lastColumn="0" w:noHBand="1" w:noVBand="1"/>
      </w:tblPr>
      <w:tblGrid>
        <w:gridCol w:w="2104"/>
        <w:gridCol w:w="2091"/>
        <w:gridCol w:w="4867"/>
      </w:tblGrid>
      <w:tr w:rsidRPr="002A73F6" w:rsidR="002A73F6" w:rsidTr="34626F2F" w14:paraId="2C770E84" w14:textId="77777777">
        <w:trPr/>
        <w:tc>
          <w:tcPr>
            <w:tcW w:w="2122" w:type="dxa"/>
            <w:shd w:val="clear" w:color="auto" w:fill="E7E6E6" w:themeFill="background2"/>
            <w:tcMar/>
          </w:tcPr>
          <w:p w:rsidRPr="002A73F6" w:rsidR="2A6AAEFF" w:rsidP="44FDC74E" w:rsidRDefault="2A6AAEFF" w14:paraId="4884EC09" w14:textId="5A9D6D51">
            <w:pPr>
              <w:spacing w:line="240" w:lineRule="auto"/>
              <w:ind w:firstLine="0"/>
              <w:jc w:val="center"/>
              <w:rPr>
                <w:b/>
                <w:sz w:val="22"/>
                <w:szCs w:val="22"/>
              </w:rPr>
            </w:pPr>
            <w:r w:rsidRPr="65385196">
              <w:rPr>
                <w:b/>
                <w:sz w:val="22"/>
                <w:szCs w:val="22"/>
              </w:rPr>
              <w:t>Coluna</w:t>
            </w:r>
          </w:p>
        </w:tc>
        <w:tc>
          <w:tcPr>
            <w:tcW w:w="2126" w:type="dxa"/>
            <w:shd w:val="clear" w:color="auto" w:fill="E7E6E6" w:themeFill="background2"/>
            <w:tcMar/>
          </w:tcPr>
          <w:p w:rsidRPr="002A73F6" w:rsidR="2A6AAEFF" w:rsidP="44FDC74E" w:rsidRDefault="2A6AAEFF" w14:paraId="6E8E3F9D" w14:textId="0FC9359E">
            <w:pPr>
              <w:spacing w:line="240" w:lineRule="auto"/>
              <w:ind w:firstLine="0"/>
              <w:jc w:val="center"/>
              <w:rPr>
                <w:b/>
                <w:sz w:val="22"/>
                <w:szCs w:val="22"/>
              </w:rPr>
            </w:pPr>
            <w:r w:rsidRPr="65385196">
              <w:rPr>
                <w:b/>
                <w:sz w:val="22"/>
                <w:szCs w:val="22"/>
              </w:rPr>
              <w:t>Tipo</w:t>
            </w:r>
          </w:p>
        </w:tc>
        <w:tc>
          <w:tcPr>
            <w:tcW w:w="4961" w:type="dxa"/>
            <w:shd w:val="clear" w:color="auto" w:fill="E7E6E6" w:themeFill="background2"/>
            <w:tcMar/>
          </w:tcPr>
          <w:p w:rsidRPr="002A73F6" w:rsidR="2A6AAEFF" w:rsidP="44FDC74E" w:rsidRDefault="2A6AAEFF" w14:paraId="025AEA73" w14:textId="6DA1A644">
            <w:pPr>
              <w:spacing w:line="240" w:lineRule="auto"/>
              <w:ind w:firstLine="0"/>
              <w:jc w:val="center"/>
              <w:rPr>
                <w:b/>
                <w:sz w:val="22"/>
                <w:szCs w:val="22"/>
              </w:rPr>
            </w:pPr>
            <w:r w:rsidRPr="65385196">
              <w:rPr>
                <w:b/>
                <w:sz w:val="22"/>
                <w:szCs w:val="22"/>
              </w:rPr>
              <w:t>Definição</w:t>
            </w:r>
          </w:p>
        </w:tc>
      </w:tr>
      <w:tr w:rsidRPr="002A73F6" w:rsidR="002A73F6" w:rsidTr="34626F2F" w14:paraId="5C8E71C1" w14:textId="77777777">
        <w:trPr/>
        <w:tc>
          <w:tcPr>
            <w:tcW w:w="2122" w:type="dxa"/>
            <w:tcMar/>
          </w:tcPr>
          <w:p w:rsidRPr="002A73F6" w:rsidR="2A6AAEFF" w:rsidP="44FDC74E" w:rsidRDefault="65385196" w14:paraId="3C64007E" w14:textId="057533A0">
            <w:pPr>
              <w:spacing w:line="240" w:lineRule="auto"/>
              <w:ind w:firstLine="0"/>
              <w:jc w:val="center"/>
              <w:rPr>
                <w:sz w:val="22"/>
                <w:szCs w:val="22"/>
              </w:rPr>
            </w:pPr>
            <w:r w:rsidRPr="65385196">
              <w:rPr>
                <w:sz w:val="22"/>
                <w:szCs w:val="22"/>
              </w:rPr>
              <w:t>mes</w:t>
            </w:r>
          </w:p>
        </w:tc>
        <w:tc>
          <w:tcPr>
            <w:tcW w:w="2126" w:type="dxa"/>
            <w:tcMar/>
          </w:tcPr>
          <w:p w:rsidRPr="002A73F6" w:rsidR="2A6AAEFF" w:rsidP="44FDC74E" w:rsidRDefault="65385196" w14:paraId="3357B653" w14:textId="4ED71C64">
            <w:pPr>
              <w:spacing w:line="240" w:lineRule="auto"/>
              <w:ind w:firstLine="0"/>
              <w:jc w:val="center"/>
              <w:rPr>
                <w:sz w:val="22"/>
                <w:szCs w:val="22"/>
              </w:rPr>
            </w:pPr>
            <w:r w:rsidRPr="65385196">
              <w:rPr>
                <w:sz w:val="22"/>
                <w:szCs w:val="22"/>
              </w:rPr>
              <w:t>Date</w:t>
            </w:r>
          </w:p>
        </w:tc>
        <w:tc>
          <w:tcPr>
            <w:tcW w:w="4961" w:type="dxa"/>
            <w:tcMar/>
          </w:tcPr>
          <w:p w:rsidRPr="002A73F6" w:rsidR="2A6AAEFF" w:rsidP="65385196" w:rsidRDefault="65385196" w14:paraId="1DDE429E" w14:textId="2B0CF3FB">
            <w:pPr>
              <w:spacing w:line="240" w:lineRule="auto"/>
              <w:ind w:firstLine="0"/>
              <w:jc w:val="center"/>
              <w:rPr>
                <w:sz w:val="22"/>
                <w:szCs w:val="22"/>
              </w:rPr>
            </w:pPr>
            <w:r w:rsidRPr="65385196">
              <w:rPr>
                <w:bCs w:val="0"/>
                <w:sz w:val="22"/>
                <w:szCs w:val="22"/>
              </w:rPr>
              <w:t>Data de registro do dado</w:t>
            </w:r>
          </w:p>
        </w:tc>
      </w:tr>
      <w:tr w:rsidR="65385196" w:rsidTr="34626F2F" w14:paraId="6099F563" w14:textId="77777777">
        <w:trPr/>
        <w:tc>
          <w:tcPr>
            <w:tcW w:w="2092" w:type="dxa"/>
            <w:tcMar/>
          </w:tcPr>
          <w:p w:rsidR="65385196" w:rsidP="65385196" w:rsidRDefault="65385196" w14:paraId="4A9CDF88" w14:textId="157A5BD2">
            <w:pPr>
              <w:spacing w:line="240" w:lineRule="auto"/>
              <w:ind w:firstLine="0"/>
              <w:jc w:val="center"/>
              <w:rPr>
                <w:sz w:val="22"/>
                <w:szCs w:val="22"/>
              </w:rPr>
            </w:pPr>
            <w:r w:rsidRPr="65385196">
              <w:rPr>
                <w:sz w:val="22"/>
                <w:szCs w:val="22"/>
              </w:rPr>
              <w:t>uf</w:t>
            </w:r>
          </w:p>
        </w:tc>
        <w:tc>
          <w:tcPr>
            <w:tcW w:w="2093" w:type="dxa"/>
            <w:tcMar/>
          </w:tcPr>
          <w:p w:rsidR="65385196" w:rsidP="65385196" w:rsidRDefault="65385196" w14:paraId="7E909A7E" w14:textId="22376211">
            <w:pPr>
              <w:spacing w:line="240" w:lineRule="auto"/>
              <w:ind w:firstLine="0"/>
              <w:jc w:val="center"/>
              <w:rPr>
                <w:sz w:val="22"/>
                <w:szCs w:val="22"/>
              </w:rPr>
            </w:pPr>
            <w:r w:rsidRPr="65385196">
              <w:rPr>
                <w:sz w:val="22"/>
                <w:szCs w:val="22"/>
              </w:rPr>
              <w:t>String</w:t>
            </w:r>
          </w:p>
        </w:tc>
        <w:tc>
          <w:tcPr>
            <w:tcW w:w="4877" w:type="dxa"/>
            <w:tcMar/>
          </w:tcPr>
          <w:p w:rsidR="65385196" w:rsidP="65385196" w:rsidRDefault="272BB2DB" w14:paraId="0827FBA0" w14:textId="1BC2362D">
            <w:pPr>
              <w:spacing w:line="240" w:lineRule="auto"/>
              <w:ind w:firstLine="0"/>
              <w:jc w:val="center"/>
              <w:rPr>
                <w:bCs w:val="0"/>
                <w:sz w:val="22"/>
                <w:szCs w:val="22"/>
              </w:rPr>
            </w:pPr>
            <w:r w:rsidRPr="44635A84">
              <w:rPr>
                <w:sz w:val="22"/>
                <w:szCs w:val="22"/>
              </w:rPr>
              <w:t>Sigla da unidade federativa</w:t>
            </w:r>
          </w:p>
        </w:tc>
      </w:tr>
      <w:tr w:rsidR="65385196" w:rsidTr="34626F2F" w14:paraId="166ECC04" w14:textId="77777777">
        <w:trPr/>
        <w:tc>
          <w:tcPr>
            <w:tcW w:w="2092" w:type="dxa"/>
            <w:tcMar/>
          </w:tcPr>
          <w:p w:rsidR="65385196" w:rsidP="65385196" w:rsidRDefault="65385196" w14:paraId="59AACF72" w14:textId="354181E2">
            <w:pPr>
              <w:spacing w:line="240" w:lineRule="auto"/>
              <w:ind w:firstLine="0"/>
              <w:jc w:val="center"/>
              <w:rPr>
                <w:sz w:val="22"/>
                <w:szCs w:val="22"/>
              </w:rPr>
            </w:pPr>
            <w:r w:rsidRPr="65385196">
              <w:rPr>
                <w:sz w:val="22"/>
                <w:szCs w:val="22"/>
              </w:rPr>
              <w:t>consumo</w:t>
            </w:r>
          </w:p>
        </w:tc>
        <w:tc>
          <w:tcPr>
            <w:tcW w:w="2093" w:type="dxa"/>
            <w:tcMar/>
          </w:tcPr>
          <w:p w:rsidR="65385196" w:rsidP="65385196" w:rsidRDefault="65385196" w14:paraId="6307A2B2" w14:textId="78AD8CD2">
            <w:pPr>
              <w:spacing w:line="240" w:lineRule="auto"/>
              <w:ind w:firstLine="0"/>
              <w:jc w:val="center"/>
              <w:rPr>
                <w:sz w:val="22"/>
                <w:szCs w:val="22"/>
              </w:rPr>
            </w:pPr>
            <w:r w:rsidRPr="65385196">
              <w:rPr>
                <w:sz w:val="22"/>
                <w:szCs w:val="22"/>
              </w:rPr>
              <w:t>Float</w:t>
            </w:r>
          </w:p>
        </w:tc>
        <w:tc>
          <w:tcPr>
            <w:tcW w:w="4877" w:type="dxa"/>
            <w:tcMar/>
          </w:tcPr>
          <w:p w:rsidR="65385196" w:rsidP="65385196" w:rsidRDefault="65385196" w14:paraId="67B5D256" w14:textId="23FF4592">
            <w:pPr>
              <w:spacing w:line="240" w:lineRule="auto"/>
              <w:ind w:firstLine="0"/>
              <w:jc w:val="center"/>
              <w:rPr>
                <w:bCs w:val="0"/>
                <w:szCs w:val="24"/>
              </w:rPr>
            </w:pPr>
            <w:r w:rsidRPr="65385196">
              <w:rPr>
                <w:bCs w:val="0"/>
                <w:sz w:val="22"/>
                <w:szCs w:val="22"/>
              </w:rPr>
              <w:t>Consumo em MWh</w:t>
            </w:r>
          </w:p>
        </w:tc>
      </w:tr>
    </w:tbl>
    <w:p w:rsidR="4A44FF77" w:rsidP="4A44FF77" w:rsidRDefault="002A73F6" w14:paraId="303AD91C" w14:textId="771889A5">
      <w:pPr>
        <w:spacing w:line="240" w:lineRule="auto"/>
        <w:rPr>
          <w:color w:val="000000" w:themeColor="text1"/>
        </w:rPr>
      </w:pPr>
      <w:commentRangeEnd w:id="25"/>
      <w:r>
        <w:rPr>
          <w:rStyle w:val="Refdecomentrio"/>
        </w:rPr>
        <w:commentReference w:id="25"/>
      </w:r>
    </w:p>
    <w:p w:rsidR="65385196" w:rsidP="34626F2F" w:rsidRDefault="65385196" w14:paraId="7403713D" w14:textId="5678165C">
      <w:pPr>
        <w:pStyle w:val="PargrafodaLista"/>
        <w:numPr>
          <w:ilvl w:val="0"/>
          <w:numId w:val="34"/>
        </w:numPr>
        <w:spacing w:line="240" w:lineRule="auto"/>
        <w:rPr/>
      </w:pPr>
      <w:r w:rsidR="377C2F1B">
        <w:rPr/>
        <w:t>Disponibilidade:</w:t>
      </w:r>
      <w:r>
        <w:tab/>
      </w:r>
      <w:r w:rsidR="377C2F1B">
        <w:rPr/>
        <w:t xml:space="preserve"> Indicadores de disponibilidade de geração de energia</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424C28F4" w14:textId="77777777">
        <w:trPr>
          <w:jc w:val="center"/>
        </w:trPr>
        <w:tc>
          <w:tcPr>
            <w:tcW w:w="2092" w:type="dxa"/>
            <w:shd w:val="clear" w:color="auto" w:fill="E7E6E6" w:themeFill="background2"/>
          </w:tcPr>
          <w:p w:rsidR="750F0536" w:rsidP="65385196" w:rsidRDefault="750F0536" w14:paraId="713FCEE6"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7E960FC0"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00D27E5D" w14:textId="6DA1A644">
            <w:pPr>
              <w:spacing w:line="240" w:lineRule="auto"/>
              <w:ind w:firstLine="0"/>
              <w:jc w:val="center"/>
              <w:rPr>
                <w:b/>
                <w:sz w:val="22"/>
                <w:szCs w:val="22"/>
              </w:rPr>
            </w:pPr>
            <w:r w:rsidRPr="65385196">
              <w:rPr>
                <w:b/>
                <w:sz w:val="22"/>
                <w:szCs w:val="22"/>
              </w:rPr>
              <w:t>Definição</w:t>
            </w:r>
          </w:p>
        </w:tc>
      </w:tr>
      <w:tr w:rsidR="65385196" w:rsidTr="65385196" w14:paraId="73C11CFF" w14:textId="77777777">
        <w:trPr>
          <w:jc w:val="center"/>
        </w:trPr>
        <w:tc>
          <w:tcPr>
            <w:tcW w:w="2092" w:type="dxa"/>
          </w:tcPr>
          <w:p w:rsidR="65385196" w:rsidP="65385196" w:rsidRDefault="65385196" w14:paraId="3B371021" w14:textId="3C29B805">
            <w:pPr>
              <w:spacing w:line="240" w:lineRule="auto"/>
              <w:ind w:firstLine="0"/>
              <w:jc w:val="center"/>
              <w:rPr>
                <w:sz w:val="22"/>
                <w:szCs w:val="22"/>
              </w:rPr>
            </w:pPr>
            <w:r w:rsidRPr="65385196">
              <w:rPr>
                <w:sz w:val="22"/>
                <w:szCs w:val="22"/>
              </w:rPr>
              <w:t>dat_referencia</w:t>
            </w:r>
          </w:p>
        </w:tc>
        <w:tc>
          <w:tcPr>
            <w:tcW w:w="2093" w:type="dxa"/>
          </w:tcPr>
          <w:p w:rsidR="65385196" w:rsidP="65385196" w:rsidRDefault="65385196" w14:paraId="4EFA3FAF" w14:textId="632FFF61">
            <w:pPr>
              <w:spacing w:line="240" w:lineRule="auto"/>
              <w:ind w:firstLine="0"/>
              <w:jc w:val="center"/>
              <w:rPr>
                <w:sz w:val="22"/>
                <w:szCs w:val="22"/>
              </w:rPr>
            </w:pPr>
            <w:r w:rsidRPr="65385196">
              <w:rPr>
                <w:sz w:val="22"/>
                <w:szCs w:val="22"/>
              </w:rPr>
              <w:t>Date</w:t>
            </w:r>
          </w:p>
        </w:tc>
        <w:tc>
          <w:tcPr>
            <w:tcW w:w="4877" w:type="dxa"/>
          </w:tcPr>
          <w:p w:rsidR="65385196" w:rsidP="65385196" w:rsidRDefault="65385196" w14:paraId="6F2086A3" w14:textId="751CAE57">
            <w:pPr>
              <w:spacing w:line="240" w:lineRule="auto"/>
              <w:ind w:firstLine="0"/>
              <w:jc w:val="center"/>
              <w:rPr>
                <w:sz w:val="22"/>
                <w:szCs w:val="22"/>
              </w:rPr>
            </w:pPr>
            <w:r w:rsidRPr="65385196">
              <w:rPr>
                <w:sz w:val="22"/>
                <w:szCs w:val="22"/>
              </w:rPr>
              <w:t xml:space="preserve">Data de referência </w:t>
            </w:r>
          </w:p>
        </w:tc>
      </w:tr>
      <w:tr w:rsidR="65385196" w:rsidTr="65385196" w14:paraId="6123B061" w14:textId="77777777">
        <w:trPr>
          <w:trHeight w:val="300"/>
          <w:jc w:val="center"/>
        </w:trPr>
        <w:tc>
          <w:tcPr>
            <w:tcW w:w="2092" w:type="dxa"/>
          </w:tcPr>
          <w:p w:rsidR="65385196" w:rsidP="65385196" w:rsidRDefault="65385196" w14:paraId="55D469F9" w14:textId="583C3A1C">
            <w:pPr>
              <w:spacing w:line="240" w:lineRule="auto"/>
              <w:ind w:firstLine="0"/>
              <w:jc w:val="center"/>
              <w:rPr>
                <w:sz w:val="22"/>
                <w:szCs w:val="22"/>
              </w:rPr>
            </w:pPr>
            <w:r w:rsidRPr="65385196">
              <w:rPr>
                <w:sz w:val="22"/>
                <w:szCs w:val="22"/>
              </w:rPr>
              <w:t>val_dispf</w:t>
            </w:r>
          </w:p>
        </w:tc>
        <w:tc>
          <w:tcPr>
            <w:tcW w:w="2093" w:type="dxa"/>
          </w:tcPr>
          <w:p w:rsidR="750F0536" w:rsidP="65385196" w:rsidRDefault="750F0536" w14:paraId="7803B362" w14:textId="4642F3B7">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3342F5D0" w14:textId="6874D14A">
            <w:pPr>
              <w:spacing w:line="240" w:lineRule="auto"/>
              <w:ind w:firstLine="0"/>
              <w:jc w:val="center"/>
              <w:rPr>
                <w:sz w:val="22"/>
                <w:szCs w:val="22"/>
              </w:rPr>
            </w:pPr>
            <w:r w:rsidRPr="65385196">
              <w:rPr>
                <w:bCs w:val="0"/>
                <w:sz w:val="22"/>
                <w:szCs w:val="22"/>
              </w:rPr>
              <w:t xml:space="preserve">Indicador de Disponibilidade das Funções Geração </w:t>
            </w:r>
          </w:p>
        </w:tc>
      </w:tr>
      <w:tr w:rsidR="65385196" w:rsidTr="65385196" w14:paraId="5707CA08" w14:textId="77777777">
        <w:trPr>
          <w:trHeight w:val="300"/>
          <w:jc w:val="center"/>
        </w:trPr>
        <w:tc>
          <w:tcPr>
            <w:tcW w:w="2092" w:type="dxa"/>
          </w:tcPr>
          <w:p w:rsidR="65385196" w:rsidP="65385196" w:rsidRDefault="65385196" w14:paraId="7D2EA1BC" w14:textId="53B3A218">
            <w:pPr>
              <w:spacing w:line="240" w:lineRule="auto"/>
              <w:ind w:firstLine="0"/>
              <w:jc w:val="center"/>
              <w:rPr>
                <w:sz w:val="22"/>
                <w:szCs w:val="22"/>
              </w:rPr>
            </w:pPr>
            <w:r w:rsidRPr="65385196">
              <w:rPr>
                <w:sz w:val="22"/>
                <w:szCs w:val="22"/>
              </w:rPr>
              <w:t>val_insdisppf</w:t>
            </w:r>
          </w:p>
        </w:tc>
        <w:tc>
          <w:tcPr>
            <w:tcW w:w="2093" w:type="dxa"/>
          </w:tcPr>
          <w:p w:rsidR="65385196" w:rsidP="65385196" w:rsidRDefault="65385196" w14:paraId="7EF6B421" w14:textId="41DF3548">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4B023E44" w14:textId="0DEF8AAD">
            <w:pPr>
              <w:spacing w:line="240" w:lineRule="auto"/>
              <w:ind w:firstLine="0"/>
              <w:jc w:val="center"/>
              <w:rPr>
                <w:sz w:val="22"/>
                <w:szCs w:val="22"/>
              </w:rPr>
            </w:pPr>
            <w:r w:rsidRPr="65385196">
              <w:rPr>
                <w:bCs w:val="0"/>
                <w:sz w:val="22"/>
                <w:szCs w:val="22"/>
              </w:rPr>
              <w:t>Indicador de Indisponibilidade Programada das Funções Geração</w:t>
            </w:r>
          </w:p>
        </w:tc>
      </w:tr>
      <w:tr w:rsidR="65385196" w:rsidTr="65385196" w14:paraId="4F63B5BF" w14:textId="77777777">
        <w:trPr>
          <w:trHeight w:val="300"/>
          <w:jc w:val="center"/>
        </w:trPr>
        <w:tc>
          <w:tcPr>
            <w:tcW w:w="2092" w:type="dxa"/>
          </w:tcPr>
          <w:p w:rsidR="65385196" w:rsidP="65385196" w:rsidRDefault="65385196" w14:paraId="5ED04597" w14:textId="753AEBC9">
            <w:pPr>
              <w:spacing w:line="240" w:lineRule="auto"/>
              <w:ind w:firstLine="0"/>
              <w:jc w:val="center"/>
              <w:rPr>
                <w:sz w:val="22"/>
                <w:szCs w:val="22"/>
              </w:rPr>
            </w:pPr>
            <w:r w:rsidRPr="65385196">
              <w:rPr>
                <w:sz w:val="22"/>
                <w:szCs w:val="22"/>
              </w:rPr>
              <w:t>val_insdispff</w:t>
            </w:r>
          </w:p>
        </w:tc>
        <w:tc>
          <w:tcPr>
            <w:tcW w:w="2093" w:type="dxa"/>
          </w:tcPr>
          <w:p w:rsidR="65385196" w:rsidP="65385196" w:rsidRDefault="65385196" w14:paraId="6A023390" w14:textId="7716506F">
            <w:pPr>
              <w:spacing w:line="240" w:lineRule="auto"/>
              <w:ind w:firstLine="0"/>
              <w:jc w:val="center"/>
              <w:rPr>
                <w:sz w:val="22"/>
                <w:szCs w:val="22"/>
              </w:rPr>
            </w:pPr>
            <w:r w:rsidRPr="65385196">
              <w:rPr>
                <w:sz w:val="22"/>
                <w:szCs w:val="22"/>
              </w:rPr>
              <w:t>Float</w:t>
            </w:r>
          </w:p>
        </w:tc>
        <w:tc>
          <w:tcPr>
            <w:tcW w:w="4877" w:type="dxa"/>
          </w:tcPr>
          <w:p w:rsidR="65385196" w:rsidP="65385196" w:rsidRDefault="65385196" w14:paraId="67BD840D" w14:textId="56D0CC52">
            <w:pPr>
              <w:spacing w:line="240" w:lineRule="auto"/>
              <w:ind w:firstLine="0"/>
              <w:jc w:val="center"/>
              <w:rPr>
                <w:sz w:val="22"/>
                <w:szCs w:val="22"/>
              </w:rPr>
            </w:pPr>
            <w:r w:rsidRPr="65385196">
              <w:rPr>
                <w:bCs w:val="0"/>
                <w:sz w:val="22"/>
                <w:szCs w:val="22"/>
              </w:rPr>
              <w:t>Indicador de Indisponibilidade Forçada das Funções Geração</w:t>
            </w:r>
          </w:p>
        </w:tc>
      </w:tr>
    </w:tbl>
    <w:p w:rsidR="65385196" w:rsidP="65385196" w:rsidRDefault="65385196" w14:paraId="79E7E6BF" w14:textId="39D82994">
      <w:pPr>
        <w:spacing w:line="240" w:lineRule="auto"/>
        <w:ind w:firstLine="0"/>
        <w:rPr>
          <w:szCs w:val="24"/>
        </w:rPr>
      </w:pPr>
    </w:p>
    <w:p w:rsidR="65385196" w:rsidP="65385196" w:rsidRDefault="279A1039" w14:paraId="30E6061E" w14:textId="31FFFF96">
      <w:pPr>
        <w:pStyle w:val="PargrafodaLista"/>
        <w:numPr>
          <w:ilvl w:val="0"/>
          <w:numId w:val="19"/>
        </w:numPr>
        <w:spacing w:line="240" w:lineRule="auto"/>
        <w:rPr/>
      </w:pPr>
      <w:proofErr w:type="spellStart"/>
      <w:r w:rsidR="7116FF9A">
        <w:rPr/>
        <w:t>Carga_media</w:t>
      </w:r>
      <w:proofErr w:type="spellEnd"/>
      <w:r w:rsidR="7116FF9A">
        <w:rPr/>
        <w:t>: Carga de energia média por unidade federativa</w:t>
      </w:r>
    </w:p>
    <w:tbl>
      <w:tblPr>
        <w:tblStyle w:val="Tabelacomgrade"/>
        <w:tblW w:w="9062" w:type="dxa"/>
        <w:jc w:val="center"/>
        <w:tblLook w:val="06A0" w:firstRow="1" w:lastRow="0" w:firstColumn="1" w:lastColumn="0" w:noHBand="1" w:noVBand="1"/>
      </w:tblPr>
      <w:tblGrid>
        <w:gridCol w:w="2535"/>
        <w:gridCol w:w="1747"/>
        <w:gridCol w:w="4780"/>
      </w:tblGrid>
      <w:tr w:rsidR="000C723D" w:rsidTr="6B92F3AC" w14:paraId="5573BD91" w14:textId="77777777">
        <w:trPr>
          <w:jc w:val="center"/>
        </w:trPr>
        <w:tc>
          <w:tcPr>
            <w:tcW w:w="2535" w:type="dxa"/>
            <w:shd w:val="clear" w:color="auto" w:fill="E7E6E6" w:themeFill="background2"/>
          </w:tcPr>
          <w:p w:rsidR="750F0536" w:rsidP="65385196" w:rsidRDefault="750F0536" w14:paraId="1F843452" w14:textId="5A9D6D51">
            <w:pPr>
              <w:spacing w:line="240" w:lineRule="auto"/>
              <w:ind w:firstLine="0"/>
              <w:jc w:val="center"/>
              <w:rPr>
                <w:b/>
                <w:sz w:val="22"/>
                <w:szCs w:val="22"/>
              </w:rPr>
            </w:pPr>
            <w:r w:rsidRPr="65385196">
              <w:rPr>
                <w:b/>
                <w:sz w:val="22"/>
                <w:szCs w:val="22"/>
              </w:rPr>
              <w:t>Coluna</w:t>
            </w:r>
          </w:p>
        </w:tc>
        <w:tc>
          <w:tcPr>
            <w:tcW w:w="1747" w:type="dxa"/>
            <w:shd w:val="clear" w:color="auto" w:fill="E7E6E6" w:themeFill="background2"/>
          </w:tcPr>
          <w:p w:rsidR="750F0536" w:rsidP="65385196" w:rsidRDefault="750F0536" w14:paraId="0801DFDC" w14:textId="0FC9359E">
            <w:pPr>
              <w:spacing w:line="240" w:lineRule="auto"/>
              <w:ind w:firstLine="0"/>
              <w:jc w:val="center"/>
              <w:rPr>
                <w:b/>
                <w:sz w:val="22"/>
                <w:szCs w:val="22"/>
              </w:rPr>
            </w:pPr>
            <w:r w:rsidRPr="65385196">
              <w:rPr>
                <w:b/>
                <w:sz w:val="22"/>
                <w:szCs w:val="22"/>
              </w:rPr>
              <w:t>Tipo</w:t>
            </w:r>
          </w:p>
        </w:tc>
        <w:tc>
          <w:tcPr>
            <w:tcW w:w="4780" w:type="dxa"/>
            <w:shd w:val="clear" w:color="auto" w:fill="E7E6E6" w:themeFill="background2"/>
          </w:tcPr>
          <w:p w:rsidR="750F0536" w:rsidP="65385196" w:rsidRDefault="750F0536" w14:paraId="2426E239" w14:textId="6DA1A644">
            <w:pPr>
              <w:spacing w:line="240" w:lineRule="auto"/>
              <w:ind w:firstLine="0"/>
              <w:jc w:val="center"/>
              <w:rPr>
                <w:b/>
                <w:sz w:val="22"/>
                <w:szCs w:val="22"/>
              </w:rPr>
            </w:pPr>
            <w:r w:rsidRPr="65385196">
              <w:rPr>
                <w:b/>
                <w:sz w:val="22"/>
                <w:szCs w:val="22"/>
              </w:rPr>
              <w:t>Definição</w:t>
            </w:r>
          </w:p>
        </w:tc>
      </w:tr>
      <w:tr w:rsidR="65385196" w:rsidTr="6B92F3AC" w14:paraId="38540C14" w14:textId="77777777">
        <w:trPr>
          <w:jc w:val="center"/>
        </w:trPr>
        <w:tc>
          <w:tcPr>
            <w:tcW w:w="2535" w:type="dxa"/>
          </w:tcPr>
          <w:p w:rsidR="750F0536" w:rsidP="65385196" w:rsidRDefault="750F0536" w14:paraId="4AF0AEF9" w14:textId="3BB39379">
            <w:pPr>
              <w:spacing w:line="240" w:lineRule="auto"/>
              <w:ind w:firstLine="0"/>
              <w:jc w:val="center"/>
              <w:rPr>
                <w:sz w:val="22"/>
                <w:szCs w:val="22"/>
              </w:rPr>
            </w:pPr>
            <w:r w:rsidRPr="65385196">
              <w:rPr>
                <w:sz w:val="22"/>
                <w:szCs w:val="22"/>
              </w:rPr>
              <w:t>id_subsistema</w:t>
            </w:r>
          </w:p>
        </w:tc>
        <w:tc>
          <w:tcPr>
            <w:tcW w:w="1747" w:type="dxa"/>
          </w:tcPr>
          <w:p w:rsidR="750F0536" w:rsidP="65385196" w:rsidRDefault="2FD291AB" w14:paraId="5CF96236" w14:textId="6F9ECD60">
            <w:pPr>
              <w:spacing w:line="240" w:lineRule="auto"/>
              <w:ind w:firstLine="0"/>
              <w:jc w:val="center"/>
              <w:rPr>
                <w:sz w:val="22"/>
                <w:szCs w:val="22"/>
              </w:rPr>
            </w:pPr>
            <w:r w:rsidRPr="02868EC6">
              <w:rPr>
                <w:sz w:val="22"/>
                <w:szCs w:val="22"/>
              </w:rPr>
              <w:t>String</w:t>
            </w:r>
          </w:p>
        </w:tc>
        <w:tc>
          <w:tcPr>
            <w:tcW w:w="4780" w:type="dxa"/>
          </w:tcPr>
          <w:p w:rsidR="750F0536" w:rsidP="4B5EE6CB" w:rsidRDefault="273996D4" w14:paraId="7AFB5C68" w14:textId="268EC41A">
            <w:pPr>
              <w:spacing w:line="240" w:lineRule="auto"/>
              <w:ind w:firstLine="0"/>
              <w:jc w:val="center"/>
            </w:pPr>
            <w:r w:rsidRPr="273996D4">
              <w:rPr>
                <w:sz w:val="22"/>
                <w:szCs w:val="22"/>
              </w:rPr>
              <w:t xml:space="preserve">Sigla da unidade </w:t>
            </w:r>
            <w:r w:rsidRPr="02EB0706">
              <w:rPr>
                <w:sz w:val="22"/>
                <w:szCs w:val="22"/>
              </w:rPr>
              <w:t>fe</w:t>
            </w:r>
            <w:r w:rsidRPr="02EB0706" w:rsidR="02EB0706">
              <w:rPr>
                <w:sz w:val="22"/>
                <w:szCs w:val="22"/>
              </w:rPr>
              <w:t>derativa</w:t>
            </w:r>
          </w:p>
        </w:tc>
      </w:tr>
      <w:tr w:rsidR="65385196" w:rsidTr="6B92F3AC" w14:paraId="3CCEA5FD" w14:textId="77777777">
        <w:trPr>
          <w:trHeight w:val="300"/>
          <w:jc w:val="center"/>
        </w:trPr>
        <w:tc>
          <w:tcPr>
            <w:tcW w:w="2535" w:type="dxa"/>
          </w:tcPr>
          <w:p w:rsidR="750F0536" w:rsidP="65385196" w:rsidRDefault="750F0536" w14:paraId="1309A6EC" w14:textId="1EDB730A">
            <w:pPr>
              <w:spacing w:line="240" w:lineRule="auto"/>
              <w:ind w:firstLine="0"/>
              <w:jc w:val="center"/>
              <w:rPr>
                <w:sz w:val="22"/>
                <w:szCs w:val="22"/>
              </w:rPr>
            </w:pPr>
            <w:r w:rsidRPr="65385196">
              <w:rPr>
                <w:sz w:val="22"/>
                <w:szCs w:val="22"/>
              </w:rPr>
              <w:t>nome_subsistema</w:t>
            </w:r>
          </w:p>
        </w:tc>
        <w:tc>
          <w:tcPr>
            <w:tcW w:w="1747" w:type="dxa"/>
          </w:tcPr>
          <w:p w:rsidR="750F0536" w:rsidP="65385196" w:rsidRDefault="750F0536" w14:paraId="6500B83C" w14:textId="1DA6CB7B">
            <w:pPr>
              <w:spacing w:line="240" w:lineRule="auto"/>
              <w:ind w:firstLine="0"/>
              <w:jc w:val="center"/>
              <w:rPr>
                <w:sz w:val="22"/>
                <w:szCs w:val="22"/>
              </w:rPr>
            </w:pPr>
            <w:r w:rsidRPr="65385196">
              <w:rPr>
                <w:sz w:val="22"/>
                <w:szCs w:val="22"/>
              </w:rPr>
              <w:t>String</w:t>
            </w:r>
          </w:p>
        </w:tc>
        <w:tc>
          <w:tcPr>
            <w:tcW w:w="4780" w:type="dxa"/>
          </w:tcPr>
          <w:p w:rsidR="750F0536" w:rsidP="4B5EE6CB" w:rsidRDefault="34207724" w14:paraId="5E12CD7C" w14:textId="4D7A1C89">
            <w:pPr>
              <w:spacing w:line="240" w:lineRule="auto"/>
              <w:ind w:firstLine="0"/>
              <w:jc w:val="center"/>
            </w:pPr>
            <w:r w:rsidRPr="2F710EC3">
              <w:rPr>
                <w:sz w:val="22"/>
                <w:szCs w:val="22"/>
              </w:rPr>
              <w:t xml:space="preserve">Nome da </w:t>
            </w:r>
            <w:r w:rsidRPr="2F710EC3" w:rsidR="2F710EC3">
              <w:rPr>
                <w:sz w:val="22"/>
                <w:szCs w:val="22"/>
              </w:rPr>
              <w:t xml:space="preserve">unidade </w:t>
            </w:r>
            <w:r w:rsidRPr="441B0996" w:rsidR="441B0996">
              <w:rPr>
                <w:sz w:val="22"/>
                <w:szCs w:val="22"/>
              </w:rPr>
              <w:t>federativa</w:t>
            </w:r>
          </w:p>
        </w:tc>
      </w:tr>
      <w:tr w:rsidR="2FD291AB" w:rsidTr="6B92F3AC" w14:paraId="72686456" w14:textId="77777777">
        <w:trPr>
          <w:trHeight w:val="300"/>
          <w:jc w:val="center"/>
        </w:trPr>
        <w:tc>
          <w:tcPr>
            <w:tcW w:w="2535" w:type="dxa"/>
          </w:tcPr>
          <w:p w:rsidR="2FD291AB" w:rsidP="5703F13B" w:rsidRDefault="1F2C8BB6" w14:paraId="65F0BAF2" w14:textId="60F5D01C">
            <w:pPr>
              <w:spacing w:line="240" w:lineRule="auto"/>
              <w:ind w:firstLine="0"/>
              <w:jc w:val="center"/>
              <w:rPr>
                <w:sz w:val="22"/>
                <w:szCs w:val="22"/>
              </w:rPr>
            </w:pPr>
            <w:r w:rsidRPr="02EB0706">
              <w:rPr>
                <w:sz w:val="22"/>
                <w:szCs w:val="22"/>
              </w:rPr>
              <w:t>dn_instante</w:t>
            </w:r>
          </w:p>
        </w:tc>
        <w:tc>
          <w:tcPr>
            <w:tcW w:w="1747" w:type="dxa"/>
          </w:tcPr>
          <w:p w:rsidR="2FD291AB" w:rsidP="02868EC6" w:rsidRDefault="02868EC6" w14:paraId="2669770C" w14:textId="1EB6FFCE">
            <w:pPr>
              <w:spacing w:line="240" w:lineRule="auto"/>
              <w:ind w:firstLine="0"/>
              <w:jc w:val="center"/>
              <w:rPr>
                <w:sz w:val="22"/>
                <w:szCs w:val="22"/>
              </w:rPr>
            </w:pPr>
            <w:r w:rsidRPr="02868EC6">
              <w:rPr>
                <w:sz w:val="22"/>
                <w:szCs w:val="22"/>
              </w:rPr>
              <w:t>Date</w:t>
            </w:r>
          </w:p>
        </w:tc>
        <w:tc>
          <w:tcPr>
            <w:tcW w:w="4780" w:type="dxa"/>
          </w:tcPr>
          <w:p w:rsidR="2FD291AB" w:rsidP="4B5EE6CB" w:rsidRDefault="02EB0706" w14:paraId="2FEB7A4C" w14:textId="12FD1641">
            <w:pPr>
              <w:spacing w:line="240" w:lineRule="auto"/>
              <w:ind w:firstLine="0"/>
              <w:jc w:val="center"/>
              <w:rPr>
                <w:sz w:val="22"/>
                <w:szCs w:val="22"/>
              </w:rPr>
            </w:pPr>
            <w:r w:rsidRPr="02EB0706">
              <w:rPr>
                <w:sz w:val="22"/>
                <w:szCs w:val="22"/>
              </w:rPr>
              <w:t>Data de referência</w:t>
            </w:r>
          </w:p>
        </w:tc>
      </w:tr>
      <w:tr w:rsidR="2FD291AB" w:rsidTr="6B92F3AC" w14:paraId="19B15220" w14:textId="77777777">
        <w:trPr>
          <w:trHeight w:val="300"/>
          <w:jc w:val="center"/>
        </w:trPr>
        <w:tc>
          <w:tcPr>
            <w:tcW w:w="2535" w:type="dxa"/>
          </w:tcPr>
          <w:p w:rsidR="2FD291AB" w:rsidP="78B3DDED" w:rsidRDefault="78B3DDED" w14:paraId="54207F5C" w14:textId="736ADDDA">
            <w:pPr>
              <w:spacing w:line="240" w:lineRule="auto"/>
              <w:ind w:firstLine="0"/>
              <w:jc w:val="center"/>
              <w:rPr>
                <w:sz w:val="20"/>
              </w:rPr>
            </w:pPr>
            <w:r w:rsidRPr="279D779C">
              <w:rPr>
                <w:sz w:val="20"/>
              </w:rPr>
              <w:t>v</w:t>
            </w:r>
            <w:r w:rsidRPr="51024372">
              <w:rPr>
                <w:sz w:val="22"/>
                <w:szCs w:val="22"/>
              </w:rPr>
              <w:t>al_cargaenergiamwmed</w:t>
            </w:r>
          </w:p>
        </w:tc>
        <w:tc>
          <w:tcPr>
            <w:tcW w:w="1747" w:type="dxa"/>
          </w:tcPr>
          <w:p w:rsidR="2FD291AB" w:rsidP="02868EC6" w:rsidRDefault="02868EC6" w14:paraId="774C6493" w14:textId="262C1701">
            <w:pPr>
              <w:spacing w:line="240" w:lineRule="auto"/>
              <w:ind w:firstLine="0"/>
              <w:jc w:val="center"/>
              <w:rPr>
                <w:sz w:val="22"/>
                <w:szCs w:val="22"/>
              </w:rPr>
            </w:pPr>
            <w:r w:rsidRPr="02868EC6">
              <w:rPr>
                <w:sz w:val="22"/>
                <w:szCs w:val="22"/>
              </w:rPr>
              <w:t>Float</w:t>
            </w:r>
          </w:p>
        </w:tc>
        <w:tc>
          <w:tcPr>
            <w:tcW w:w="4780" w:type="dxa"/>
          </w:tcPr>
          <w:p w:rsidR="2FD291AB" w:rsidP="4B5EE6CB" w:rsidRDefault="2B72A890" w14:paraId="26F1433A" w14:textId="20B98F41">
            <w:pPr>
              <w:spacing w:line="240" w:lineRule="auto"/>
              <w:ind w:firstLine="0"/>
              <w:jc w:val="center"/>
              <w:rPr>
                <w:sz w:val="22"/>
                <w:szCs w:val="22"/>
              </w:rPr>
            </w:pPr>
            <w:r w:rsidRPr="45FC685E">
              <w:rPr>
                <w:sz w:val="22"/>
                <w:szCs w:val="22"/>
              </w:rPr>
              <w:t>Valor da carga de ener</w:t>
            </w:r>
            <w:r w:rsidRPr="45FC685E" w:rsidR="45FC685E">
              <w:rPr>
                <w:sz w:val="22"/>
                <w:szCs w:val="22"/>
              </w:rPr>
              <w:t>gia média medido em MW</w:t>
            </w:r>
          </w:p>
        </w:tc>
      </w:tr>
    </w:tbl>
    <w:p w:rsidR="65385196" w:rsidP="65385196" w:rsidRDefault="65385196" w14:paraId="7BF100F8" w14:textId="05273B4B">
      <w:pPr>
        <w:spacing w:line="240" w:lineRule="auto"/>
        <w:ind w:firstLine="0"/>
        <w:rPr>
          <w:szCs w:val="24"/>
        </w:rPr>
      </w:pPr>
    </w:p>
    <w:p w:rsidR="65385196" w:rsidP="65385196" w:rsidRDefault="279A1039" w14:paraId="1BAF7933" w14:textId="73BBB511">
      <w:pPr>
        <w:pStyle w:val="PargrafodaLista"/>
        <w:numPr>
          <w:ilvl w:val="0"/>
          <w:numId w:val="16"/>
        </w:numPr>
        <w:spacing w:line="240" w:lineRule="auto"/>
        <w:rPr/>
      </w:pPr>
      <w:proofErr w:type="spellStart"/>
      <w:r w:rsidR="7116FF9A">
        <w:rPr/>
        <w:t>Geracao</w:t>
      </w:r>
      <w:proofErr w:type="spellEnd"/>
      <w:r w:rsidR="7116FF9A">
        <w:rPr/>
        <w:t xml:space="preserve">: Dados sobre capacidade de geração de energia </w:t>
      </w:r>
    </w:p>
    <w:tbl>
      <w:tblPr>
        <w:tblStyle w:val="Tabelacomgrade"/>
        <w:tblW w:w="0" w:type="auto"/>
        <w:jc w:val="center"/>
        <w:tblLook w:val="06A0" w:firstRow="1" w:lastRow="0" w:firstColumn="1" w:lastColumn="0" w:noHBand="1" w:noVBand="1"/>
      </w:tblPr>
      <w:tblGrid>
        <w:gridCol w:w="2092"/>
        <w:gridCol w:w="2093"/>
        <w:gridCol w:w="4877"/>
      </w:tblGrid>
      <w:tr w:rsidR="65385196" w:rsidTr="65385196" w14:paraId="3A8C7442" w14:textId="77777777">
        <w:trPr>
          <w:jc w:val="center"/>
        </w:trPr>
        <w:tc>
          <w:tcPr>
            <w:tcW w:w="2092" w:type="dxa"/>
            <w:shd w:val="clear" w:color="auto" w:fill="E7E6E6" w:themeFill="background2"/>
          </w:tcPr>
          <w:p w:rsidR="750F0536" w:rsidP="65385196" w:rsidRDefault="750F0536" w14:paraId="3C97BB3F"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58760E6"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1305102A" w14:textId="6DA1A644">
            <w:pPr>
              <w:spacing w:line="240" w:lineRule="auto"/>
              <w:ind w:firstLine="0"/>
              <w:jc w:val="center"/>
              <w:rPr>
                <w:b/>
                <w:sz w:val="22"/>
                <w:szCs w:val="22"/>
              </w:rPr>
            </w:pPr>
            <w:r w:rsidRPr="65385196">
              <w:rPr>
                <w:b/>
                <w:sz w:val="22"/>
                <w:szCs w:val="22"/>
              </w:rPr>
              <w:t>Definição</w:t>
            </w:r>
          </w:p>
        </w:tc>
      </w:tr>
      <w:tr w:rsidR="65385196" w:rsidTr="65385196" w14:paraId="25726339" w14:textId="77777777">
        <w:trPr>
          <w:jc w:val="center"/>
        </w:trPr>
        <w:tc>
          <w:tcPr>
            <w:tcW w:w="2092" w:type="dxa"/>
          </w:tcPr>
          <w:p w:rsidR="750F0536" w:rsidP="65385196" w:rsidRDefault="750F0536" w14:paraId="1C3FD818" w14:textId="27D4F9E2">
            <w:pPr>
              <w:spacing w:line="240" w:lineRule="auto"/>
              <w:ind w:firstLine="0"/>
              <w:jc w:val="center"/>
              <w:rPr>
                <w:sz w:val="22"/>
                <w:szCs w:val="22"/>
              </w:rPr>
            </w:pPr>
            <w:r w:rsidRPr="65385196">
              <w:rPr>
                <w:sz w:val="22"/>
                <w:szCs w:val="22"/>
              </w:rPr>
              <w:t>id</w:t>
            </w:r>
          </w:p>
        </w:tc>
        <w:tc>
          <w:tcPr>
            <w:tcW w:w="2093" w:type="dxa"/>
          </w:tcPr>
          <w:p w:rsidR="750F0536" w:rsidP="535C2270" w:rsidRDefault="1E971AE0" w14:paraId="2D3761CE" w14:textId="065FAEF5">
            <w:pPr>
              <w:spacing w:line="240" w:lineRule="auto"/>
              <w:ind w:firstLine="0"/>
              <w:jc w:val="center"/>
              <w:rPr>
                <w:szCs w:val="24"/>
              </w:rPr>
            </w:pPr>
            <w:r w:rsidRPr="1E971AE0">
              <w:rPr>
                <w:sz w:val="22"/>
                <w:szCs w:val="22"/>
              </w:rPr>
              <w:t>Integer</w:t>
            </w:r>
          </w:p>
        </w:tc>
        <w:tc>
          <w:tcPr>
            <w:tcW w:w="4877" w:type="dxa"/>
          </w:tcPr>
          <w:p w:rsidR="750F0536" w:rsidP="798AAF45" w:rsidRDefault="750F0536" w14:paraId="280F6F38" w14:textId="65F85CE2">
            <w:pPr>
              <w:spacing w:line="240" w:lineRule="auto"/>
              <w:ind w:firstLine="0"/>
              <w:jc w:val="center"/>
              <w:rPr>
                <w:sz w:val="22"/>
                <w:szCs w:val="22"/>
              </w:rPr>
            </w:pPr>
            <w:r w:rsidRPr="65385196">
              <w:rPr>
                <w:sz w:val="22"/>
                <w:szCs w:val="22"/>
              </w:rPr>
              <w:t>Identificador único do registro no sistema</w:t>
            </w:r>
          </w:p>
        </w:tc>
      </w:tr>
      <w:tr w:rsidR="65385196" w:rsidTr="65385196" w14:paraId="46D7FEE6" w14:textId="77777777">
        <w:trPr>
          <w:trHeight w:val="300"/>
          <w:jc w:val="center"/>
        </w:trPr>
        <w:tc>
          <w:tcPr>
            <w:tcW w:w="2092" w:type="dxa"/>
          </w:tcPr>
          <w:p w:rsidR="750F0536" w:rsidP="65385196" w:rsidRDefault="66CD9632" w14:paraId="3CE2E2A7" w14:textId="3A00836A">
            <w:pPr>
              <w:spacing w:line="240" w:lineRule="auto"/>
              <w:ind w:firstLine="0"/>
              <w:jc w:val="center"/>
              <w:rPr>
                <w:sz w:val="22"/>
                <w:szCs w:val="22"/>
              </w:rPr>
            </w:pPr>
            <w:r w:rsidRPr="66CD9632">
              <w:rPr>
                <w:sz w:val="22"/>
                <w:szCs w:val="22"/>
              </w:rPr>
              <w:t>ano</w:t>
            </w:r>
          </w:p>
        </w:tc>
        <w:tc>
          <w:tcPr>
            <w:tcW w:w="2093" w:type="dxa"/>
          </w:tcPr>
          <w:p w:rsidR="750F0536" w:rsidP="65385196" w:rsidRDefault="798AAF45" w14:paraId="2EBEC909" w14:textId="4E3C39DA">
            <w:pPr>
              <w:spacing w:line="240" w:lineRule="auto"/>
              <w:ind w:firstLine="0"/>
              <w:jc w:val="center"/>
              <w:rPr>
                <w:sz w:val="22"/>
                <w:szCs w:val="22"/>
              </w:rPr>
            </w:pPr>
            <w:r w:rsidRPr="798AAF45">
              <w:rPr>
                <w:sz w:val="22"/>
                <w:szCs w:val="22"/>
              </w:rPr>
              <w:t>Integer</w:t>
            </w:r>
          </w:p>
        </w:tc>
        <w:tc>
          <w:tcPr>
            <w:tcW w:w="4877" w:type="dxa"/>
          </w:tcPr>
          <w:p w:rsidR="750F0536" w:rsidP="798AAF45" w:rsidRDefault="001281AF" w14:paraId="4EE6A916" w14:textId="3277D9E8">
            <w:pPr>
              <w:spacing w:line="240" w:lineRule="auto"/>
              <w:ind w:firstLine="0"/>
              <w:jc w:val="center"/>
              <w:rPr>
                <w:sz w:val="22"/>
                <w:szCs w:val="22"/>
              </w:rPr>
            </w:pPr>
            <w:r w:rsidRPr="001281AF">
              <w:rPr>
                <w:sz w:val="22"/>
                <w:szCs w:val="22"/>
              </w:rPr>
              <w:t>Ano de referência</w:t>
            </w:r>
          </w:p>
        </w:tc>
      </w:tr>
      <w:tr w:rsidR="3A400691" w:rsidTr="3A400691" w14:paraId="1A64DBD8" w14:textId="77777777">
        <w:trPr>
          <w:trHeight w:val="300"/>
          <w:jc w:val="center"/>
        </w:trPr>
        <w:tc>
          <w:tcPr>
            <w:tcW w:w="2092" w:type="dxa"/>
          </w:tcPr>
          <w:p w:rsidR="3A400691" w:rsidP="798AAF45" w:rsidRDefault="798AAF45" w14:paraId="05F08D57" w14:textId="7CC73AF8">
            <w:pPr>
              <w:spacing w:line="240" w:lineRule="auto"/>
              <w:ind w:firstLine="0"/>
              <w:jc w:val="center"/>
              <w:rPr>
                <w:sz w:val="22"/>
                <w:szCs w:val="22"/>
              </w:rPr>
            </w:pPr>
            <w:r w:rsidRPr="798AAF45">
              <w:rPr>
                <w:sz w:val="22"/>
                <w:szCs w:val="22"/>
              </w:rPr>
              <w:t>mes</w:t>
            </w:r>
          </w:p>
        </w:tc>
        <w:tc>
          <w:tcPr>
            <w:tcW w:w="2093" w:type="dxa"/>
          </w:tcPr>
          <w:p w:rsidR="3A400691" w:rsidP="798AAF45" w:rsidRDefault="798AAF45" w14:paraId="3DE7BECE" w14:textId="654F195A">
            <w:pPr>
              <w:spacing w:line="240" w:lineRule="auto"/>
              <w:ind w:firstLine="0"/>
              <w:jc w:val="center"/>
              <w:rPr>
                <w:sz w:val="22"/>
                <w:szCs w:val="22"/>
              </w:rPr>
            </w:pPr>
            <w:r w:rsidRPr="798AAF45">
              <w:rPr>
                <w:sz w:val="22"/>
                <w:szCs w:val="22"/>
              </w:rPr>
              <w:t>Integer</w:t>
            </w:r>
          </w:p>
        </w:tc>
        <w:tc>
          <w:tcPr>
            <w:tcW w:w="4877" w:type="dxa"/>
          </w:tcPr>
          <w:p w:rsidR="3A400691" w:rsidP="001281AF" w:rsidRDefault="001281AF" w14:paraId="141B6C4D" w14:textId="5C988EE4">
            <w:pPr>
              <w:spacing w:line="240" w:lineRule="auto"/>
              <w:ind w:firstLine="0"/>
              <w:jc w:val="center"/>
              <w:rPr>
                <w:sz w:val="22"/>
                <w:szCs w:val="22"/>
              </w:rPr>
            </w:pPr>
            <w:r w:rsidRPr="001281AF">
              <w:rPr>
                <w:sz w:val="22"/>
                <w:szCs w:val="22"/>
              </w:rPr>
              <w:t>Mês de referência</w:t>
            </w:r>
          </w:p>
        </w:tc>
      </w:tr>
      <w:tr w:rsidR="3D0D6D97" w:rsidTr="3D0D6D97" w14:paraId="05716F44" w14:textId="77777777">
        <w:trPr>
          <w:trHeight w:val="300"/>
          <w:jc w:val="center"/>
        </w:trPr>
        <w:tc>
          <w:tcPr>
            <w:tcW w:w="2092" w:type="dxa"/>
          </w:tcPr>
          <w:p w:rsidR="3D0D6D97" w:rsidP="798AAF45" w:rsidRDefault="798AAF45" w14:paraId="12CE3756" w14:textId="10DCBB65">
            <w:pPr>
              <w:spacing w:line="240" w:lineRule="auto"/>
              <w:ind w:firstLine="0"/>
              <w:jc w:val="center"/>
              <w:rPr>
                <w:sz w:val="22"/>
                <w:szCs w:val="22"/>
              </w:rPr>
            </w:pPr>
            <w:r w:rsidRPr="798AAF45">
              <w:rPr>
                <w:sz w:val="22"/>
                <w:szCs w:val="22"/>
              </w:rPr>
              <w:t>data_referencia</w:t>
            </w:r>
          </w:p>
        </w:tc>
        <w:tc>
          <w:tcPr>
            <w:tcW w:w="2093" w:type="dxa"/>
          </w:tcPr>
          <w:p w:rsidR="3D0D6D97" w:rsidP="798AAF45" w:rsidRDefault="798AAF45" w14:paraId="66889FDA" w14:textId="5937721F">
            <w:pPr>
              <w:spacing w:line="240" w:lineRule="auto"/>
              <w:ind w:firstLine="0"/>
              <w:jc w:val="center"/>
              <w:rPr>
                <w:sz w:val="22"/>
                <w:szCs w:val="22"/>
              </w:rPr>
            </w:pPr>
            <w:r w:rsidRPr="798AAF45">
              <w:rPr>
                <w:sz w:val="22"/>
                <w:szCs w:val="22"/>
              </w:rPr>
              <w:t>Date</w:t>
            </w:r>
          </w:p>
        </w:tc>
        <w:tc>
          <w:tcPr>
            <w:tcW w:w="4877" w:type="dxa"/>
          </w:tcPr>
          <w:p w:rsidR="3D0D6D97" w:rsidP="001281AF" w:rsidRDefault="001281AF" w14:paraId="00E235AE" w14:textId="06FA1622">
            <w:pPr>
              <w:spacing w:line="240" w:lineRule="auto"/>
              <w:ind w:firstLine="0"/>
              <w:jc w:val="center"/>
              <w:rPr>
                <w:sz w:val="22"/>
                <w:szCs w:val="22"/>
              </w:rPr>
            </w:pPr>
            <w:r w:rsidRPr="001281AF">
              <w:rPr>
                <w:sz w:val="22"/>
                <w:szCs w:val="22"/>
              </w:rPr>
              <w:t>Data de registro do dado</w:t>
            </w:r>
          </w:p>
        </w:tc>
      </w:tr>
      <w:tr w:rsidR="3D0D6D97" w:rsidTr="3D0D6D97" w14:paraId="3E362EF2" w14:textId="77777777">
        <w:trPr>
          <w:trHeight w:val="300"/>
          <w:jc w:val="center"/>
        </w:trPr>
        <w:tc>
          <w:tcPr>
            <w:tcW w:w="2092" w:type="dxa"/>
          </w:tcPr>
          <w:p w:rsidR="3D0D6D97" w:rsidP="798AAF45" w:rsidRDefault="798AAF45" w14:paraId="5B6A646D" w14:textId="6B492EE5">
            <w:pPr>
              <w:spacing w:line="240" w:lineRule="auto"/>
              <w:ind w:firstLine="0"/>
              <w:jc w:val="center"/>
              <w:rPr>
                <w:sz w:val="22"/>
                <w:szCs w:val="22"/>
              </w:rPr>
            </w:pPr>
            <w:r w:rsidRPr="798AAF45">
              <w:rPr>
                <w:sz w:val="22"/>
                <w:szCs w:val="22"/>
              </w:rPr>
              <w:lastRenderedPageBreak/>
              <w:t>uf</w:t>
            </w:r>
          </w:p>
        </w:tc>
        <w:tc>
          <w:tcPr>
            <w:tcW w:w="2093" w:type="dxa"/>
          </w:tcPr>
          <w:p w:rsidR="3D0D6D97" w:rsidP="798AAF45" w:rsidRDefault="798AAF45" w14:paraId="3220FF70" w14:textId="3E9CA869">
            <w:pPr>
              <w:spacing w:line="240" w:lineRule="auto"/>
              <w:ind w:firstLine="0"/>
              <w:jc w:val="center"/>
              <w:rPr>
                <w:sz w:val="22"/>
                <w:szCs w:val="22"/>
              </w:rPr>
            </w:pPr>
            <w:r w:rsidRPr="798AAF45">
              <w:rPr>
                <w:sz w:val="22"/>
                <w:szCs w:val="22"/>
              </w:rPr>
              <w:t>String</w:t>
            </w:r>
          </w:p>
        </w:tc>
        <w:tc>
          <w:tcPr>
            <w:tcW w:w="4877" w:type="dxa"/>
          </w:tcPr>
          <w:p w:rsidR="3D0D6D97" w:rsidP="44635A84" w:rsidRDefault="44635A84" w14:paraId="43BD362E" w14:textId="42812D66">
            <w:pPr>
              <w:spacing w:line="240" w:lineRule="auto"/>
              <w:ind w:firstLine="0"/>
              <w:jc w:val="center"/>
              <w:rPr>
                <w:sz w:val="22"/>
                <w:szCs w:val="22"/>
              </w:rPr>
            </w:pPr>
            <w:r w:rsidRPr="44635A84">
              <w:rPr>
                <w:sz w:val="22"/>
                <w:szCs w:val="22"/>
              </w:rPr>
              <w:t>Sigla da unidade federativa</w:t>
            </w:r>
          </w:p>
        </w:tc>
      </w:tr>
      <w:tr w:rsidR="798AAF45" w:rsidTr="798AAF45" w14:paraId="76303CC5" w14:textId="77777777">
        <w:trPr>
          <w:trHeight w:val="300"/>
          <w:jc w:val="center"/>
        </w:trPr>
        <w:tc>
          <w:tcPr>
            <w:tcW w:w="2092" w:type="dxa"/>
          </w:tcPr>
          <w:p w:rsidR="798AAF45" w:rsidP="798AAF45" w:rsidRDefault="798AAF45" w14:paraId="6723C815" w14:textId="1768DCB0">
            <w:pPr>
              <w:spacing w:line="240" w:lineRule="auto"/>
              <w:ind w:firstLine="0"/>
              <w:jc w:val="center"/>
              <w:rPr>
                <w:sz w:val="22"/>
                <w:szCs w:val="22"/>
              </w:rPr>
            </w:pPr>
            <w:r w:rsidRPr="798AAF45">
              <w:rPr>
                <w:sz w:val="22"/>
                <w:szCs w:val="22"/>
              </w:rPr>
              <w:t>tipo_combustivel</w:t>
            </w:r>
          </w:p>
        </w:tc>
        <w:tc>
          <w:tcPr>
            <w:tcW w:w="2093" w:type="dxa"/>
          </w:tcPr>
          <w:p w:rsidR="798AAF45" w:rsidP="798AAF45" w:rsidRDefault="798AAF45" w14:paraId="7E24B364" w14:textId="2BB00751">
            <w:pPr>
              <w:spacing w:line="240" w:lineRule="auto"/>
              <w:ind w:firstLine="0"/>
              <w:jc w:val="center"/>
              <w:rPr>
                <w:sz w:val="22"/>
                <w:szCs w:val="22"/>
              </w:rPr>
            </w:pPr>
            <w:r w:rsidRPr="798AAF45">
              <w:rPr>
                <w:sz w:val="22"/>
                <w:szCs w:val="22"/>
              </w:rPr>
              <w:t>String</w:t>
            </w:r>
          </w:p>
        </w:tc>
        <w:tc>
          <w:tcPr>
            <w:tcW w:w="4877" w:type="dxa"/>
          </w:tcPr>
          <w:p w:rsidR="798AAF45" w:rsidP="4B5EE6CB" w:rsidRDefault="4B5EE6CB" w14:paraId="73143DCD" w14:textId="7D145630">
            <w:pPr>
              <w:spacing w:line="240" w:lineRule="auto"/>
              <w:ind w:firstLine="0"/>
              <w:jc w:val="center"/>
              <w:rPr>
                <w:sz w:val="22"/>
                <w:szCs w:val="22"/>
              </w:rPr>
            </w:pPr>
            <w:r w:rsidRPr="4B5EE6CB">
              <w:rPr>
                <w:sz w:val="22"/>
                <w:szCs w:val="22"/>
              </w:rPr>
              <w:t>Combustível da unidade geradora</w:t>
            </w:r>
          </w:p>
        </w:tc>
      </w:tr>
      <w:tr w:rsidR="798AAF45" w:rsidTr="798AAF45" w14:paraId="0C5A90BB" w14:textId="77777777">
        <w:trPr>
          <w:trHeight w:val="300"/>
          <w:jc w:val="center"/>
        </w:trPr>
        <w:tc>
          <w:tcPr>
            <w:tcW w:w="2092" w:type="dxa"/>
          </w:tcPr>
          <w:p w:rsidR="798AAF45" w:rsidP="798AAF45" w:rsidRDefault="798AAF45" w14:paraId="045A787F" w14:textId="0D7AF70E">
            <w:pPr>
              <w:spacing w:line="240" w:lineRule="auto"/>
              <w:ind w:firstLine="0"/>
              <w:jc w:val="center"/>
              <w:rPr>
                <w:sz w:val="22"/>
                <w:szCs w:val="22"/>
              </w:rPr>
            </w:pPr>
            <w:r w:rsidRPr="798AAF45">
              <w:rPr>
                <w:sz w:val="22"/>
                <w:szCs w:val="22"/>
              </w:rPr>
              <w:t>potencia_gerada</w:t>
            </w:r>
          </w:p>
        </w:tc>
        <w:tc>
          <w:tcPr>
            <w:tcW w:w="2093" w:type="dxa"/>
          </w:tcPr>
          <w:p w:rsidR="798AAF45" w:rsidP="798AAF45" w:rsidRDefault="798AAF45" w14:paraId="6E231F63" w14:textId="3CABCBEE">
            <w:pPr>
              <w:spacing w:line="240" w:lineRule="auto"/>
              <w:ind w:firstLine="0"/>
              <w:jc w:val="center"/>
              <w:rPr>
                <w:sz w:val="22"/>
                <w:szCs w:val="22"/>
              </w:rPr>
            </w:pPr>
            <w:r w:rsidRPr="798AAF45">
              <w:rPr>
                <w:sz w:val="22"/>
                <w:szCs w:val="22"/>
              </w:rPr>
              <w:t>Float</w:t>
            </w:r>
          </w:p>
        </w:tc>
        <w:tc>
          <w:tcPr>
            <w:tcW w:w="4877" w:type="dxa"/>
          </w:tcPr>
          <w:p w:rsidR="798AAF45" w:rsidP="4B5EE6CB" w:rsidRDefault="4B5EE6CB" w14:paraId="70BA7DB6" w14:textId="4BE7DB16">
            <w:pPr>
              <w:spacing w:line="240" w:lineRule="auto"/>
              <w:ind w:firstLine="0"/>
              <w:jc w:val="center"/>
              <w:rPr>
                <w:sz w:val="22"/>
                <w:szCs w:val="22"/>
              </w:rPr>
            </w:pPr>
            <w:r w:rsidRPr="4B5EE6CB">
              <w:rPr>
                <w:sz w:val="22"/>
                <w:szCs w:val="22"/>
              </w:rPr>
              <w:t>Potência nominal da unidade geradora em MW</w:t>
            </w:r>
          </w:p>
        </w:tc>
      </w:tr>
    </w:tbl>
    <w:p w:rsidR="65385196" w:rsidP="65385196" w:rsidRDefault="65385196" w14:paraId="472E537E" w14:textId="196F8752">
      <w:pPr>
        <w:spacing w:line="240" w:lineRule="auto"/>
        <w:ind w:firstLine="0"/>
        <w:rPr>
          <w:color w:val="000000" w:themeColor="text1"/>
          <w:sz w:val="22"/>
          <w:szCs w:val="22"/>
        </w:rPr>
      </w:pPr>
    </w:p>
    <w:p w:rsidR="65385196" w:rsidP="4B5EE6CB" w:rsidRDefault="279A1039" w14:paraId="3D70C7E4" w14:textId="2E24B8CC">
      <w:pPr>
        <w:pStyle w:val="PargrafodaLista"/>
        <w:numPr>
          <w:ilvl w:val="0"/>
          <w:numId w:val="36"/>
        </w:numPr>
        <w:spacing w:line="240" w:lineRule="auto"/>
        <w:rPr>
          <w:color w:val="000000" w:themeColor="text1"/>
          <w:szCs w:val="24"/>
        </w:rPr>
      </w:pPr>
      <w:r w:rsidRPr="4B5EE6CB">
        <w:rPr>
          <w:color w:val="000000" w:themeColor="text1"/>
        </w:rPr>
        <w:t xml:space="preserve">Tarifa: </w:t>
      </w:r>
      <w:r w:rsidRPr="4B5EE6CB" w:rsidR="4B5EE6CB">
        <w:rPr>
          <w:color w:val="000000" w:themeColor="text1"/>
        </w:rPr>
        <w:t>Tarifas homologadas das distribuidoras de energia elétrica</w:t>
      </w:r>
    </w:p>
    <w:tbl>
      <w:tblPr>
        <w:tblStyle w:val="Tabelacomgrade"/>
        <w:tblW w:w="0" w:type="auto"/>
        <w:jc w:val="center"/>
        <w:tblLook w:val="06A0" w:firstRow="1" w:lastRow="0" w:firstColumn="1" w:lastColumn="0" w:noHBand="1" w:noVBand="1"/>
      </w:tblPr>
      <w:tblGrid>
        <w:gridCol w:w="2379"/>
        <w:gridCol w:w="2019"/>
        <w:gridCol w:w="4664"/>
      </w:tblGrid>
      <w:tr w:rsidR="65385196" w:rsidTr="65385196" w14:paraId="5DAF7935" w14:textId="77777777">
        <w:trPr>
          <w:jc w:val="center"/>
        </w:trPr>
        <w:tc>
          <w:tcPr>
            <w:tcW w:w="2092" w:type="dxa"/>
            <w:shd w:val="clear" w:color="auto" w:fill="E7E6E6" w:themeFill="background2"/>
          </w:tcPr>
          <w:p w:rsidR="750F0536" w:rsidP="65385196" w:rsidRDefault="750F0536" w14:paraId="343CA3A0" w14:textId="5A9D6D51">
            <w:pPr>
              <w:spacing w:line="240" w:lineRule="auto"/>
              <w:ind w:firstLine="0"/>
              <w:jc w:val="center"/>
              <w:rPr>
                <w:b/>
                <w:sz w:val="22"/>
                <w:szCs w:val="22"/>
              </w:rPr>
            </w:pPr>
            <w:r w:rsidRPr="65385196">
              <w:rPr>
                <w:b/>
                <w:sz w:val="22"/>
                <w:szCs w:val="22"/>
              </w:rPr>
              <w:t>Coluna</w:t>
            </w:r>
          </w:p>
        </w:tc>
        <w:tc>
          <w:tcPr>
            <w:tcW w:w="2093" w:type="dxa"/>
            <w:shd w:val="clear" w:color="auto" w:fill="E7E6E6" w:themeFill="background2"/>
          </w:tcPr>
          <w:p w:rsidR="750F0536" w:rsidP="65385196" w:rsidRDefault="750F0536" w14:paraId="49D23D99" w14:textId="0FC9359E">
            <w:pPr>
              <w:spacing w:line="240" w:lineRule="auto"/>
              <w:ind w:firstLine="0"/>
              <w:jc w:val="center"/>
              <w:rPr>
                <w:b/>
                <w:sz w:val="22"/>
                <w:szCs w:val="22"/>
              </w:rPr>
            </w:pPr>
            <w:r w:rsidRPr="65385196">
              <w:rPr>
                <w:b/>
                <w:sz w:val="22"/>
                <w:szCs w:val="22"/>
              </w:rPr>
              <w:t>Tipo</w:t>
            </w:r>
          </w:p>
        </w:tc>
        <w:tc>
          <w:tcPr>
            <w:tcW w:w="4877" w:type="dxa"/>
            <w:shd w:val="clear" w:color="auto" w:fill="E7E6E6" w:themeFill="background2"/>
          </w:tcPr>
          <w:p w:rsidR="750F0536" w:rsidP="65385196" w:rsidRDefault="750F0536" w14:paraId="27544524" w14:textId="6DA1A644">
            <w:pPr>
              <w:spacing w:line="240" w:lineRule="auto"/>
              <w:ind w:firstLine="0"/>
              <w:jc w:val="center"/>
              <w:rPr>
                <w:b/>
                <w:sz w:val="22"/>
                <w:szCs w:val="22"/>
              </w:rPr>
            </w:pPr>
            <w:r w:rsidRPr="65385196">
              <w:rPr>
                <w:b/>
                <w:sz w:val="22"/>
                <w:szCs w:val="22"/>
              </w:rPr>
              <w:t>Definição</w:t>
            </w:r>
          </w:p>
        </w:tc>
      </w:tr>
      <w:tr w:rsidR="65385196" w:rsidTr="4B5EE6CB" w14:paraId="3A8A0041" w14:textId="77777777">
        <w:trPr>
          <w:jc w:val="center"/>
        </w:trPr>
        <w:tc>
          <w:tcPr>
            <w:tcW w:w="2092" w:type="dxa"/>
          </w:tcPr>
          <w:p w:rsidRPr="4B5EE6CB" w:rsidR="37CE8A9C" w:rsidP="4B5EE6CB" w:rsidRDefault="37CE8A9C" w14:paraId="5CA6839D" w14:textId="27D4F9E2">
            <w:pPr>
              <w:spacing w:line="240" w:lineRule="auto"/>
              <w:ind w:firstLine="0"/>
              <w:jc w:val="center"/>
              <w:rPr>
                <w:sz w:val="22"/>
                <w:szCs w:val="22"/>
              </w:rPr>
            </w:pPr>
            <w:r w:rsidRPr="4B5EE6CB">
              <w:rPr>
                <w:sz w:val="22"/>
                <w:szCs w:val="22"/>
              </w:rPr>
              <w:t>id</w:t>
            </w:r>
          </w:p>
        </w:tc>
        <w:tc>
          <w:tcPr>
            <w:tcW w:w="2093" w:type="dxa"/>
          </w:tcPr>
          <w:p w:rsidRPr="4B5EE6CB" w:rsidR="1E971AE0" w:rsidP="4B5EE6CB" w:rsidRDefault="1E971AE0" w14:paraId="7AF1E544" w14:textId="065FAEF5">
            <w:pPr>
              <w:spacing w:line="240" w:lineRule="auto"/>
              <w:ind w:firstLine="0"/>
              <w:jc w:val="center"/>
              <w:rPr>
                <w:sz w:val="22"/>
                <w:szCs w:val="22"/>
              </w:rPr>
            </w:pPr>
            <w:r w:rsidRPr="4B5EE6CB">
              <w:rPr>
                <w:sz w:val="22"/>
                <w:szCs w:val="22"/>
              </w:rPr>
              <w:t>Integer</w:t>
            </w:r>
          </w:p>
        </w:tc>
        <w:tc>
          <w:tcPr>
            <w:tcW w:w="4877" w:type="dxa"/>
          </w:tcPr>
          <w:p w:rsidRPr="4B5EE6CB" w:rsidR="37CE8A9C" w:rsidP="4B5EE6CB" w:rsidRDefault="37CE8A9C" w14:paraId="24E99F48" w14:textId="65F85CE2">
            <w:pPr>
              <w:spacing w:line="240" w:lineRule="auto"/>
              <w:ind w:firstLine="0"/>
              <w:jc w:val="center"/>
              <w:rPr>
                <w:sz w:val="22"/>
                <w:szCs w:val="22"/>
              </w:rPr>
            </w:pPr>
            <w:r w:rsidRPr="4B5EE6CB">
              <w:rPr>
                <w:sz w:val="22"/>
                <w:szCs w:val="22"/>
              </w:rPr>
              <w:t>Identificador único do registro no sistema</w:t>
            </w:r>
          </w:p>
        </w:tc>
      </w:tr>
      <w:tr w:rsidR="65385196" w:rsidTr="65385196" w14:paraId="4C2D7591" w14:textId="77777777">
        <w:trPr>
          <w:trHeight w:val="300"/>
          <w:jc w:val="center"/>
        </w:trPr>
        <w:tc>
          <w:tcPr>
            <w:tcW w:w="2092" w:type="dxa"/>
          </w:tcPr>
          <w:p w:rsidR="65385196" w:rsidP="65385196" w:rsidRDefault="279A1039" w14:paraId="1D703247" w14:textId="716452C3">
            <w:pPr>
              <w:spacing w:line="240" w:lineRule="auto"/>
              <w:ind w:firstLine="0"/>
              <w:jc w:val="center"/>
              <w:rPr>
                <w:sz w:val="22"/>
                <w:szCs w:val="22"/>
              </w:rPr>
            </w:pPr>
            <w:r w:rsidRPr="4B5EE6CB">
              <w:rPr>
                <w:sz w:val="22"/>
                <w:szCs w:val="22"/>
              </w:rPr>
              <w:t>dscSubGrupo</w:t>
            </w:r>
          </w:p>
        </w:tc>
        <w:tc>
          <w:tcPr>
            <w:tcW w:w="2093" w:type="dxa"/>
          </w:tcPr>
          <w:p w:rsidR="750F0536" w:rsidP="65385196" w:rsidRDefault="4B5EE6CB" w14:paraId="3A3B43A7" w14:textId="5C193967">
            <w:pPr>
              <w:spacing w:line="240" w:lineRule="auto"/>
              <w:ind w:firstLine="0"/>
              <w:jc w:val="center"/>
              <w:rPr>
                <w:sz w:val="22"/>
                <w:szCs w:val="22"/>
              </w:rPr>
            </w:pPr>
            <w:r w:rsidRPr="4B5EE6CB">
              <w:rPr>
                <w:sz w:val="22"/>
                <w:szCs w:val="22"/>
              </w:rPr>
              <w:t>String</w:t>
            </w:r>
          </w:p>
        </w:tc>
        <w:tc>
          <w:tcPr>
            <w:tcW w:w="4877" w:type="dxa"/>
          </w:tcPr>
          <w:p w:rsidR="65385196" w:rsidP="65385196" w:rsidRDefault="4B5EE6CB" w14:paraId="602C28E1" w14:textId="5EE097F1">
            <w:pPr>
              <w:spacing w:line="240" w:lineRule="auto"/>
              <w:ind w:firstLine="0"/>
              <w:jc w:val="center"/>
              <w:rPr>
                <w:sz w:val="22"/>
                <w:szCs w:val="22"/>
              </w:rPr>
            </w:pPr>
            <w:r w:rsidRPr="4B5EE6CB">
              <w:rPr>
                <w:bCs w:val="0"/>
                <w:sz w:val="22"/>
                <w:szCs w:val="22"/>
              </w:rPr>
              <w:t>Subgrupos tarifários definidos pela Resolução Normativa nº 1000/2021.</w:t>
            </w:r>
          </w:p>
        </w:tc>
      </w:tr>
      <w:tr w:rsidR="65385196" w:rsidTr="65385196" w14:paraId="105C4529" w14:textId="77777777">
        <w:trPr>
          <w:trHeight w:val="300"/>
          <w:jc w:val="center"/>
        </w:trPr>
        <w:tc>
          <w:tcPr>
            <w:tcW w:w="2092" w:type="dxa"/>
          </w:tcPr>
          <w:p w:rsidR="65385196" w:rsidP="65385196" w:rsidRDefault="4B5EE6CB" w14:paraId="0299C5A5" w14:textId="4DF6B23C">
            <w:pPr>
              <w:spacing w:line="240" w:lineRule="auto"/>
              <w:ind w:firstLine="0"/>
              <w:jc w:val="center"/>
              <w:rPr>
                <w:sz w:val="22"/>
                <w:szCs w:val="22"/>
              </w:rPr>
            </w:pPr>
            <w:r w:rsidRPr="4B5EE6CB">
              <w:rPr>
                <w:sz w:val="22"/>
                <w:szCs w:val="22"/>
              </w:rPr>
              <w:t>rres</w:t>
            </w:r>
          </w:p>
        </w:tc>
        <w:tc>
          <w:tcPr>
            <w:tcW w:w="2093" w:type="dxa"/>
          </w:tcPr>
          <w:p w:rsidR="65385196" w:rsidP="65385196" w:rsidRDefault="4B5EE6CB" w14:paraId="71274BEE" w14:textId="650DC260">
            <w:pPr>
              <w:spacing w:line="240" w:lineRule="auto"/>
              <w:ind w:firstLine="0"/>
              <w:jc w:val="center"/>
              <w:rPr>
                <w:sz w:val="22"/>
                <w:szCs w:val="22"/>
              </w:rPr>
            </w:pPr>
            <w:r w:rsidRPr="4B5EE6CB">
              <w:rPr>
                <w:sz w:val="22"/>
                <w:szCs w:val="22"/>
              </w:rPr>
              <w:t>Date</w:t>
            </w:r>
          </w:p>
        </w:tc>
        <w:tc>
          <w:tcPr>
            <w:tcW w:w="4877" w:type="dxa"/>
          </w:tcPr>
          <w:p w:rsidR="65385196" w:rsidP="65385196" w:rsidRDefault="4B5EE6CB" w14:paraId="6EC288C4" w14:textId="0120B012">
            <w:pPr>
              <w:spacing w:line="240" w:lineRule="auto"/>
              <w:ind w:firstLine="0"/>
              <w:jc w:val="center"/>
              <w:rPr>
                <w:sz w:val="22"/>
                <w:szCs w:val="22"/>
              </w:rPr>
            </w:pPr>
            <w:r w:rsidRPr="4B5EE6CB">
              <w:rPr>
                <w:sz w:val="22"/>
                <w:szCs w:val="22"/>
              </w:rPr>
              <w:t>Data de referência</w:t>
            </w:r>
          </w:p>
        </w:tc>
      </w:tr>
      <w:tr w:rsidR="65385196" w:rsidTr="65385196" w14:paraId="5F9931CF" w14:textId="77777777">
        <w:trPr>
          <w:trHeight w:val="300"/>
          <w:jc w:val="center"/>
        </w:trPr>
        <w:tc>
          <w:tcPr>
            <w:tcW w:w="2092" w:type="dxa"/>
          </w:tcPr>
          <w:p w:rsidR="65385196" w:rsidP="65385196" w:rsidRDefault="4B5EE6CB" w14:paraId="04EA5DD1" w14:textId="104AF080">
            <w:pPr>
              <w:spacing w:line="240" w:lineRule="auto"/>
              <w:ind w:firstLine="0"/>
              <w:jc w:val="center"/>
              <w:rPr>
                <w:sz w:val="22"/>
                <w:szCs w:val="22"/>
              </w:rPr>
            </w:pPr>
            <w:r w:rsidRPr="4B5EE6CB">
              <w:rPr>
                <w:sz w:val="22"/>
                <w:szCs w:val="22"/>
              </w:rPr>
              <w:t>nomeDistribuidora</w:t>
            </w:r>
          </w:p>
        </w:tc>
        <w:tc>
          <w:tcPr>
            <w:tcW w:w="2093" w:type="dxa"/>
          </w:tcPr>
          <w:p w:rsidR="65385196" w:rsidP="65385196" w:rsidRDefault="4B5EE6CB" w14:paraId="4508CA2B" w14:textId="0D104AFB">
            <w:pPr>
              <w:spacing w:line="240" w:lineRule="auto"/>
              <w:ind w:firstLine="0"/>
              <w:jc w:val="center"/>
              <w:rPr>
                <w:sz w:val="22"/>
                <w:szCs w:val="22"/>
              </w:rPr>
            </w:pPr>
            <w:r w:rsidRPr="4B5EE6CB">
              <w:rPr>
                <w:sz w:val="22"/>
                <w:szCs w:val="22"/>
              </w:rPr>
              <w:t>String</w:t>
            </w:r>
          </w:p>
        </w:tc>
        <w:tc>
          <w:tcPr>
            <w:tcW w:w="4877" w:type="dxa"/>
          </w:tcPr>
          <w:p w:rsidR="65385196" w:rsidP="65385196" w:rsidRDefault="4B5EE6CB" w14:paraId="7DC80E40" w14:textId="7F7CAB7F">
            <w:pPr>
              <w:spacing w:line="240" w:lineRule="auto"/>
              <w:ind w:firstLine="0"/>
              <w:jc w:val="center"/>
              <w:rPr>
                <w:sz w:val="22"/>
                <w:szCs w:val="22"/>
              </w:rPr>
            </w:pPr>
            <w:r w:rsidRPr="4B5EE6CB">
              <w:rPr>
                <w:bCs w:val="0"/>
                <w:sz w:val="22"/>
                <w:szCs w:val="22"/>
              </w:rPr>
              <w:t>Nome da unidade distribuidora</w:t>
            </w:r>
          </w:p>
        </w:tc>
      </w:tr>
      <w:tr w:rsidR="4B5EE6CB" w:rsidTr="4B5EE6CB" w14:paraId="76BCCB91" w14:textId="77777777">
        <w:trPr>
          <w:trHeight w:val="300"/>
          <w:jc w:val="center"/>
        </w:trPr>
        <w:tc>
          <w:tcPr>
            <w:tcW w:w="2092" w:type="dxa"/>
          </w:tcPr>
          <w:p w:rsidR="4B5EE6CB" w:rsidP="4B5EE6CB" w:rsidRDefault="4B5EE6CB" w14:paraId="6432E784" w14:textId="4B64BFB6">
            <w:pPr>
              <w:spacing w:line="240" w:lineRule="auto"/>
              <w:ind w:firstLine="0"/>
              <w:jc w:val="center"/>
              <w:rPr>
                <w:sz w:val="22"/>
                <w:szCs w:val="22"/>
              </w:rPr>
            </w:pPr>
            <w:r w:rsidRPr="4B5EE6CB">
              <w:rPr>
                <w:sz w:val="22"/>
                <w:szCs w:val="22"/>
              </w:rPr>
              <w:t>cnpjDistribuidora</w:t>
            </w:r>
          </w:p>
        </w:tc>
        <w:tc>
          <w:tcPr>
            <w:tcW w:w="2093" w:type="dxa"/>
          </w:tcPr>
          <w:p w:rsidR="4B5EE6CB" w:rsidP="4B5EE6CB" w:rsidRDefault="4B5EE6CB" w14:paraId="2FC08BE0" w14:textId="431CEE4D">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2548326E" w14:textId="53D2CFF7">
            <w:pPr>
              <w:spacing w:line="240" w:lineRule="auto"/>
              <w:ind w:firstLine="0"/>
              <w:jc w:val="center"/>
              <w:rPr>
                <w:sz w:val="22"/>
                <w:szCs w:val="22"/>
              </w:rPr>
            </w:pPr>
            <w:r w:rsidRPr="4B5EE6CB">
              <w:rPr>
                <w:bCs w:val="0"/>
                <w:sz w:val="22"/>
                <w:szCs w:val="22"/>
              </w:rPr>
              <w:t>Cadastro Nacional de Pessoas Jurídicas do Ministério da Fazenda</w:t>
            </w:r>
          </w:p>
        </w:tc>
      </w:tr>
      <w:tr w:rsidR="4B5EE6CB" w:rsidTr="4B5EE6CB" w14:paraId="02F3CD9F" w14:textId="77777777">
        <w:trPr>
          <w:trHeight w:val="300"/>
          <w:jc w:val="center"/>
        </w:trPr>
        <w:tc>
          <w:tcPr>
            <w:tcW w:w="2092" w:type="dxa"/>
          </w:tcPr>
          <w:p w:rsidR="4B5EE6CB" w:rsidP="4B5EE6CB" w:rsidRDefault="4B5EE6CB" w14:paraId="1AB40909" w14:textId="2A4CE531">
            <w:pPr>
              <w:spacing w:line="240" w:lineRule="auto"/>
              <w:ind w:firstLine="0"/>
              <w:jc w:val="center"/>
              <w:rPr>
                <w:sz w:val="22"/>
                <w:szCs w:val="22"/>
              </w:rPr>
            </w:pPr>
            <w:r w:rsidRPr="4B5EE6CB">
              <w:rPr>
                <w:sz w:val="22"/>
                <w:szCs w:val="22"/>
              </w:rPr>
              <w:t>dataInidoVigencia</w:t>
            </w:r>
          </w:p>
        </w:tc>
        <w:tc>
          <w:tcPr>
            <w:tcW w:w="2093" w:type="dxa"/>
          </w:tcPr>
          <w:p w:rsidR="4B5EE6CB" w:rsidP="4B5EE6CB" w:rsidRDefault="4B5EE6CB" w14:paraId="6E620A64" w14:textId="2B1A2B24">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2FB796A" w14:textId="04CC2881">
            <w:pPr>
              <w:spacing w:line="240" w:lineRule="auto"/>
              <w:ind w:firstLine="0"/>
              <w:jc w:val="center"/>
              <w:rPr>
                <w:sz w:val="22"/>
                <w:szCs w:val="22"/>
              </w:rPr>
            </w:pPr>
            <w:r w:rsidRPr="4B5EE6CB">
              <w:rPr>
                <w:bCs w:val="0"/>
                <w:sz w:val="22"/>
                <w:szCs w:val="22"/>
              </w:rPr>
              <w:t>Informação sobre a data de início da vigência das tarifas</w:t>
            </w:r>
          </w:p>
        </w:tc>
      </w:tr>
      <w:tr w:rsidR="4B5EE6CB" w:rsidTr="4B5EE6CB" w14:paraId="76115F95" w14:textId="77777777">
        <w:trPr>
          <w:trHeight w:val="300"/>
          <w:jc w:val="center"/>
        </w:trPr>
        <w:tc>
          <w:tcPr>
            <w:tcW w:w="2092" w:type="dxa"/>
          </w:tcPr>
          <w:p w:rsidR="4B5EE6CB" w:rsidP="4B5EE6CB" w:rsidRDefault="4B5EE6CB" w14:paraId="518CBD03" w14:textId="5947AEC7">
            <w:pPr>
              <w:spacing w:line="240" w:lineRule="auto"/>
              <w:ind w:firstLine="0"/>
              <w:jc w:val="center"/>
              <w:rPr>
                <w:sz w:val="22"/>
                <w:szCs w:val="22"/>
              </w:rPr>
            </w:pPr>
            <w:r w:rsidRPr="4B5EE6CB">
              <w:rPr>
                <w:sz w:val="22"/>
                <w:szCs w:val="22"/>
              </w:rPr>
              <w:t>dataFimVigencia</w:t>
            </w:r>
          </w:p>
        </w:tc>
        <w:tc>
          <w:tcPr>
            <w:tcW w:w="2093" w:type="dxa"/>
          </w:tcPr>
          <w:p w:rsidR="4B5EE6CB" w:rsidP="4B5EE6CB" w:rsidRDefault="4B5EE6CB" w14:paraId="133DBCC2" w14:textId="08E01105">
            <w:pPr>
              <w:spacing w:line="240" w:lineRule="auto"/>
              <w:ind w:firstLine="0"/>
              <w:jc w:val="center"/>
              <w:rPr>
                <w:sz w:val="22"/>
                <w:szCs w:val="22"/>
              </w:rPr>
            </w:pPr>
            <w:r w:rsidRPr="4B5EE6CB">
              <w:rPr>
                <w:sz w:val="22"/>
                <w:szCs w:val="22"/>
              </w:rPr>
              <w:t>Date</w:t>
            </w:r>
          </w:p>
        </w:tc>
        <w:tc>
          <w:tcPr>
            <w:tcW w:w="4877" w:type="dxa"/>
          </w:tcPr>
          <w:p w:rsidR="4B5EE6CB" w:rsidP="4B5EE6CB" w:rsidRDefault="4B5EE6CB" w14:paraId="1D1877D8" w14:textId="6EBADF22">
            <w:pPr>
              <w:spacing w:line="240" w:lineRule="auto"/>
              <w:ind w:firstLine="0"/>
              <w:jc w:val="center"/>
              <w:rPr>
                <w:sz w:val="22"/>
                <w:szCs w:val="22"/>
              </w:rPr>
            </w:pPr>
            <w:r w:rsidRPr="4B5EE6CB">
              <w:rPr>
                <w:bCs w:val="0"/>
                <w:sz w:val="22"/>
                <w:szCs w:val="22"/>
              </w:rPr>
              <w:t>Informação sobre a data de fim da vigência das tarifas</w:t>
            </w:r>
          </w:p>
        </w:tc>
      </w:tr>
      <w:tr w:rsidR="4B5EE6CB" w:rsidTr="4B5EE6CB" w14:paraId="0F0B1D9F" w14:textId="77777777">
        <w:trPr>
          <w:trHeight w:val="300"/>
          <w:jc w:val="center"/>
        </w:trPr>
        <w:tc>
          <w:tcPr>
            <w:tcW w:w="2092" w:type="dxa"/>
          </w:tcPr>
          <w:p w:rsidR="4B5EE6CB" w:rsidP="4B5EE6CB" w:rsidRDefault="4B5EE6CB" w14:paraId="17289601" w14:textId="4C694734">
            <w:pPr>
              <w:spacing w:line="240" w:lineRule="auto"/>
              <w:ind w:firstLine="0"/>
              <w:jc w:val="center"/>
              <w:rPr>
                <w:sz w:val="22"/>
                <w:szCs w:val="22"/>
              </w:rPr>
            </w:pPr>
            <w:r w:rsidRPr="4B5EE6CB">
              <w:rPr>
                <w:sz w:val="22"/>
                <w:szCs w:val="22"/>
              </w:rPr>
              <w:t>baseTrifaria</w:t>
            </w:r>
          </w:p>
        </w:tc>
        <w:tc>
          <w:tcPr>
            <w:tcW w:w="2093" w:type="dxa"/>
          </w:tcPr>
          <w:p w:rsidR="4B5EE6CB" w:rsidP="4B5EE6CB" w:rsidRDefault="4B5EE6CB" w14:paraId="4411BE7B" w14:textId="708C8EA3">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5885C78" w14:textId="6CEA3280">
            <w:pPr>
              <w:spacing w:line="240" w:lineRule="auto"/>
              <w:ind w:firstLine="0"/>
              <w:jc w:val="center"/>
              <w:rPr>
                <w:sz w:val="22"/>
                <w:szCs w:val="22"/>
              </w:rPr>
            </w:pPr>
            <w:r w:rsidRPr="4B5EE6CB">
              <w:rPr>
                <w:bCs w:val="0"/>
                <w:sz w:val="22"/>
                <w:szCs w:val="22"/>
              </w:rPr>
              <w:t>Tarifa de Aplicação e Base Econômica</w:t>
            </w:r>
          </w:p>
        </w:tc>
      </w:tr>
      <w:tr w:rsidR="4B5EE6CB" w:rsidTr="4B5EE6CB" w14:paraId="37BA22BC" w14:textId="77777777">
        <w:trPr>
          <w:trHeight w:val="300"/>
          <w:jc w:val="center"/>
        </w:trPr>
        <w:tc>
          <w:tcPr>
            <w:tcW w:w="2092" w:type="dxa"/>
          </w:tcPr>
          <w:p w:rsidR="4B5EE6CB" w:rsidP="4B5EE6CB" w:rsidRDefault="4B5EE6CB" w14:paraId="41207FCC" w14:textId="3E2528DB">
            <w:pPr>
              <w:spacing w:line="240" w:lineRule="auto"/>
              <w:ind w:firstLine="0"/>
              <w:jc w:val="center"/>
              <w:rPr>
                <w:sz w:val="22"/>
                <w:szCs w:val="22"/>
              </w:rPr>
            </w:pPr>
            <w:r w:rsidRPr="4B5EE6CB">
              <w:rPr>
                <w:bCs w:val="0"/>
                <w:sz w:val="22"/>
                <w:szCs w:val="22"/>
              </w:rPr>
              <w:t>DscModalidadeTarifaria</w:t>
            </w:r>
          </w:p>
        </w:tc>
        <w:tc>
          <w:tcPr>
            <w:tcW w:w="2093" w:type="dxa"/>
          </w:tcPr>
          <w:p w:rsidR="4B5EE6CB" w:rsidP="4B5EE6CB" w:rsidRDefault="4B5EE6CB" w14:paraId="3B8069A7" w14:textId="7DECAB0D">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BABA96E" w14:textId="02EF1311">
            <w:pPr>
              <w:spacing w:line="240" w:lineRule="auto"/>
              <w:ind w:firstLine="0"/>
              <w:jc w:val="center"/>
              <w:rPr>
                <w:sz w:val="22"/>
                <w:szCs w:val="22"/>
              </w:rPr>
            </w:pPr>
            <w:r w:rsidRPr="4B5EE6CB">
              <w:rPr>
                <w:bCs w:val="0"/>
                <w:sz w:val="22"/>
                <w:szCs w:val="22"/>
              </w:rPr>
              <w:t>Conjunto de tarifas aplicáveis às componentes de consumo de energia elétrica demanda</w:t>
            </w:r>
          </w:p>
        </w:tc>
      </w:tr>
      <w:tr w:rsidR="4B5EE6CB" w:rsidTr="4B5EE6CB" w14:paraId="472144B0" w14:textId="77777777">
        <w:trPr>
          <w:trHeight w:val="300"/>
          <w:jc w:val="center"/>
        </w:trPr>
        <w:tc>
          <w:tcPr>
            <w:tcW w:w="2092" w:type="dxa"/>
          </w:tcPr>
          <w:p w:rsidR="4B5EE6CB" w:rsidP="4B5EE6CB" w:rsidRDefault="4B5EE6CB" w14:paraId="75CD3433" w14:textId="2AFB4D39">
            <w:pPr>
              <w:spacing w:line="240" w:lineRule="auto"/>
              <w:ind w:firstLine="0"/>
              <w:jc w:val="center"/>
              <w:rPr>
                <w:sz w:val="22"/>
                <w:szCs w:val="22"/>
              </w:rPr>
            </w:pPr>
            <w:r w:rsidRPr="4B5EE6CB">
              <w:rPr>
                <w:bCs w:val="0"/>
                <w:sz w:val="22"/>
                <w:szCs w:val="22"/>
              </w:rPr>
              <w:t>DscClasse</w:t>
            </w:r>
          </w:p>
        </w:tc>
        <w:tc>
          <w:tcPr>
            <w:tcW w:w="2093" w:type="dxa"/>
          </w:tcPr>
          <w:p w:rsidR="4B5EE6CB" w:rsidP="4B5EE6CB" w:rsidRDefault="4B5EE6CB" w14:paraId="63AA307C" w14:textId="53F8ED17">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08EA24C4" w14:textId="7F3B38C4">
            <w:pPr>
              <w:spacing w:line="240" w:lineRule="auto"/>
              <w:ind w:firstLine="0"/>
              <w:jc w:val="center"/>
              <w:rPr>
                <w:sz w:val="22"/>
                <w:szCs w:val="22"/>
              </w:rPr>
            </w:pPr>
            <w:r w:rsidRPr="4B5EE6CB">
              <w:rPr>
                <w:bCs w:val="0"/>
                <w:sz w:val="22"/>
                <w:szCs w:val="22"/>
              </w:rPr>
              <w:t>Classificação do tipo de unidade consumidora conforme a finalidade de utilização da energia elétrica</w:t>
            </w:r>
          </w:p>
        </w:tc>
      </w:tr>
      <w:tr w:rsidR="4B5EE6CB" w:rsidTr="4B5EE6CB" w14:paraId="50F24330" w14:textId="77777777">
        <w:trPr>
          <w:trHeight w:val="300"/>
          <w:jc w:val="center"/>
        </w:trPr>
        <w:tc>
          <w:tcPr>
            <w:tcW w:w="2092" w:type="dxa"/>
          </w:tcPr>
          <w:p w:rsidR="4B5EE6CB" w:rsidP="4B5EE6CB" w:rsidRDefault="4B5EE6CB" w14:paraId="7E65C958" w14:textId="3AB6AFFC">
            <w:pPr>
              <w:spacing w:line="240" w:lineRule="auto"/>
              <w:ind w:firstLine="0"/>
              <w:jc w:val="center"/>
              <w:rPr>
                <w:sz w:val="22"/>
                <w:szCs w:val="22"/>
              </w:rPr>
            </w:pPr>
            <w:r w:rsidRPr="4B5EE6CB">
              <w:rPr>
                <w:bCs w:val="0"/>
                <w:sz w:val="22"/>
                <w:szCs w:val="22"/>
              </w:rPr>
              <w:t>DscSubClasse</w:t>
            </w:r>
          </w:p>
        </w:tc>
        <w:tc>
          <w:tcPr>
            <w:tcW w:w="2093" w:type="dxa"/>
          </w:tcPr>
          <w:p w:rsidR="4B5EE6CB" w:rsidP="4B5EE6CB" w:rsidRDefault="4B5EE6CB" w14:paraId="5386084E" w14:textId="27CDF4D3">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49620B41" w14:textId="7B02BAAC">
            <w:pPr>
              <w:spacing w:line="240" w:lineRule="auto"/>
              <w:ind w:firstLine="0"/>
              <w:jc w:val="center"/>
              <w:rPr>
                <w:sz w:val="22"/>
                <w:szCs w:val="22"/>
              </w:rPr>
            </w:pPr>
            <w:r w:rsidRPr="4B5EE6CB">
              <w:rPr>
                <w:bCs w:val="0"/>
                <w:sz w:val="22"/>
                <w:szCs w:val="22"/>
              </w:rPr>
              <w:t>Classificação do tipo de unidade consumidora, como subdivisão das classes</w:t>
            </w:r>
          </w:p>
        </w:tc>
      </w:tr>
      <w:tr w:rsidR="4B5EE6CB" w:rsidTr="4B5EE6CB" w14:paraId="06D0A5F9" w14:textId="77777777">
        <w:trPr>
          <w:trHeight w:val="300"/>
          <w:jc w:val="center"/>
        </w:trPr>
        <w:tc>
          <w:tcPr>
            <w:tcW w:w="2092" w:type="dxa"/>
          </w:tcPr>
          <w:p w:rsidR="4B5EE6CB" w:rsidP="4B5EE6CB" w:rsidRDefault="4B5EE6CB" w14:paraId="67925D4B" w14:textId="3647A3A0">
            <w:pPr>
              <w:spacing w:line="240" w:lineRule="auto"/>
              <w:ind w:firstLine="0"/>
              <w:jc w:val="center"/>
              <w:rPr>
                <w:sz w:val="22"/>
                <w:szCs w:val="22"/>
              </w:rPr>
            </w:pPr>
            <w:r w:rsidRPr="4B5EE6CB">
              <w:rPr>
                <w:bCs w:val="0"/>
                <w:sz w:val="22"/>
                <w:szCs w:val="22"/>
              </w:rPr>
              <w:t>DscDetalhe</w:t>
            </w:r>
          </w:p>
        </w:tc>
        <w:tc>
          <w:tcPr>
            <w:tcW w:w="2093" w:type="dxa"/>
          </w:tcPr>
          <w:p w:rsidR="4B5EE6CB" w:rsidP="4B5EE6CB" w:rsidRDefault="4B5EE6CB" w14:paraId="7EFBD4B7" w14:textId="16C5B15B">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67F6A5EF" w14:textId="4A3FA579">
            <w:pPr>
              <w:spacing w:line="240" w:lineRule="auto"/>
              <w:ind w:firstLine="0"/>
              <w:jc w:val="center"/>
              <w:rPr>
                <w:sz w:val="22"/>
                <w:szCs w:val="22"/>
              </w:rPr>
            </w:pPr>
            <w:r w:rsidRPr="4B5EE6CB">
              <w:rPr>
                <w:bCs w:val="0"/>
                <w:sz w:val="22"/>
                <w:szCs w:val="22"/>
              </w:rPr>
              <w:t>Conjunto complementar de variáveis utilizadas na definição das tarifas quanto a critérios de aplicação ou universo de acessantes elegíveis</w:t>
            </w:r>
          </w:p>
        </w:tc>
      </w:tr>
      <w:tr w:rsidR="4B5EE6CB" w:rsidTr="4B5EE6CB" w14:paraId="27D7F010" w14:textId="77777777">
        <w:trPr>
          <w:trHeight w:val="300"/>
          <w:jc w:val="center"/>
        </w:trPr>
        <w:tc>
          <w:tcPr>
            <w:tcW w:w="2092" w:type="dxa"/>
          </w:tcPr>
          <w:p w:rsidR="4B5EE6CB" w:rsidP="4B5EE6CB" w:rsidRDefault="4B5EE6CB" w14:paraId="0A023720" w14:textId="4BC4AE0C">
            <w:pPr>
              <w:spacing w:line="240" w:lineRule="auto"/>
              <w:ind w:firstLine="0"/>
              <w:jc w:val="center"/>
              <w:rPr>
                <w:sz w:val="22"/>
                <w:szCs w:val="22"/>
              </w:rPr>
            </w:pPr>
            <w:r w:rsidRPr="4B5EE6CB">
              <w:rPr>
                <w:bCs w:val="0"/>
                <w:sz w:val="22"/>
                <w:szCs w:val="22"/>
              </w:rPr>
              <w:t>NomPostoTarifario</w:t>
            </w:r>
          </w:p>
        </w:tc>
        <w:tc>
          <w:tcPr>
            <w:tcW w:w="2093" w:type="dxa"/>
          </w:tcPr>
          <w:p w:rsidR="4B5EE6CB" w:rsidP="4B5EE6CB" w:rsidRDefault="4B5EE6CB" w14:paraId="13577AB3" w14:textId="16B1CFBA">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2949A1BF" w14:textId="7A8D0213">
            <w:pPr>
              <w:spacing w:line="240" w:lineRule="auto"/>
              <w:ind w:firstLine="0"/>
              <w:jc w:val="center"/>
              <w:rPr>
                <w:sz w:val="22"/>
                <w:szCs w:val="22"/>
              </w:rPr>
            </w:pPr>
            <w:r w:rsidRPr="4B5EE6CB">
              <w:rPr>
                <w:bCs w:val="0"/>
                <w:sz w:val="22"/>
                <w:szCs w:val="22"/>
              </w:rPr>
              <w:t>Identificação do posto tarifário,</w:t>
            </w:r>
          </w:p>
        </w:tc>
      </w:tr>
      <w:tr w:rsidR="4B5EE6CB" w:rsidTr="4B5EE6CB" w14:paraId="060A0E0D" w14:textId="77777777">
        <w:trPr>
          <w:trHeight w:val="300"/>
          <w:jc w:val="center"/>
        </w:trPr>
        <w:tc>
          <w:tcPr>
            <w:tcW w:w="2092" w:type="dxa"/>
          </w:tcPr>
          <w:p w:rsidR="4B5EE6CB" w:rsidP="4B5EE6CB" w:rsidRDefault="4B5EE6CB" w14:paraId="1EAA2070" w14:textId="103D0FC4">
            <w:pPr>
              <w:spacing w:line="240" w:lineRule="auto"/>
              <w:ind w:firstLine="0"/>
              <w:jc w:val="center"/>
              <w:rPr>
                <w:sz w:val="22"/>
                <w:szCs w:val="22"/>
              </w:rPr>
            </w:pPr>
            <w:r w:rsidRPr="4B5EE6CB">
              <w:rPr>
                <w:sz w:val="22"/>
                <w:szCs w:val="22"/>
              </w:rPr>
              <w:t>unidadeTerciaria</w:t>
            </w:r>
          </w:p>
        </w:tc>
        <w:tc>
          <w:tcPr>
            <w:tcW w:w="2093" w:type="dxa"/>
          </w:tcPr>
          <w:p w:rsidR="4B5EE6CB" w:rsidP="4B5EE6CB" w:rsidRDefault="4B5EE6CB" w14:paraId="6DB3E759" w14:textId="035D1DE5">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1AE3FA23" w14:textId="256BACCB">
            <w:pPr>
              <w:spacing w:line="240" w:lineRule="auto"/>
              <w:ind w:firstLine="0"/>
              <w:jc w:val="center"/>
              <w:rPr>
                <w:sz w:val="22"/>
                <w:szCs w:val="22"/>
              </w:rPr>
            </w:pPr>
            <w:r w:rsidRPr="4B5EE6CB">
              <w:rPr>
                <w:bCs w:val="0"/>
                <w:sz w:val="22"/>
                <w:szCs w:val="22"/>
              </w:rPr>
              <w:t>Unidade da tarifa, conforme a grandeza elétrica aplicável</w:t>
            </w:r>
          </w:p>
        </w:tc>
      </w:tr>
      <w:tr w:rsidR="4B5EE6CB" w:rsidTr="4B5EE6CB" w14:paraId="354CF004" w14:textId="77777777">
        <w:trPr>
          <w:trHeight w:val="300"/>
          <w:jc w:val="center"/>
        </w:trPr>
        <w:tc>
          <w:tcPr>
            <w:tcW w:w="2092" w:type="dxa"/>
          </w:tcPr>
          <w:p w:rsidR="4B5EE6CB" w:rsidP="4B5EE6CB" w:rsidRDefault="4B5EE6CB" w14:paraId="3040EEB0" w14:textId="52A899D5">
            <w:pPr>
              <w:spacing w:line="240" w:lineRule="auto"/>
              <w:ind w:firstLine="0"/>
              <w:jc w:val="center"/>
              <w:rPr>
                <w:sz w:val="22"/>
                <w:szCs w:val="22"/>
              </w:rPr>
            </w:pPr>
            <w:r w:rsidRPr="4B5EE6CB">
              <w:rPr>
                <w:bCs w:val="0"/>
                <w:sz w:val="22"/>
                <w:szCs w:val="22"/>
              </w:rPr>
              <w:t>SigAgenteAcessante</w:t>
            </w:r>
          </w:p>
        </w:tc>
        <w:tc>
          <w:tcPr>
            <w:tcW w:w="2093" w:type="dxa"/>
          </w:tcPr>
          <w:p w:rsidR="4B5EE6CB" w:rsidP="4B5EE6CB" w:rsidRDefault="4B5EE6CB" w14:paraId="59601DE5" w14:textId="5F20C84E">
            <w:pPr>
              <w:spacing w:line="240" w:lineRule="auto"/>
              <w:ind w:firstLine="0"/>
              <w:jc w:val="center"/>
              <w:rPr>
                <w:sz w:val="22"/>
                <w:szCs w:val="22"/>
              </w:rPr>
            </w:pPr>
            <w:r w:rsidRPr="4B5EE6CB">
              <w:rPr>
                <w:sz w:val="22"/>
                <w:szCs w:val="22"/>
              </w:rPr>
              <w:t>String</w:t>
            </w:r>
          </w:p>
        </w:tc>
        <w:tc>
          <w:tcPr>
            <w:tcW w:w="4877" w:type="dxa"/>
          </w:tcPr>
          <w:p w:rsidR="4B5EE6CB" w:rsidP="4B5EE6CB" w:rsidRDefault="4B5EE6CB" w14:paraId="2409D7D0" w14:textId="4428A089">
            <w:pPr>
              <w:spacing w:line="240" w:lineRule="auto"/>
              <w:ind w:firstLine="0"/>
              <w:jc w:val="center"/>
              <w:rPr>
                <w:sz w:val="22"/>
                <w:szCs w:val="22"/>
              </w:rPr>
            </w:pPr>
            <w:r w:rsidRPr="4B5EE6CB">
              <w:rPr>
                <w:bCs w:val="0"/>
                <w:sz w:val="22"/>
                <w:szCs w:val="22"/>
              </w:rPr>
              <w:t>Aplicável nos casos de tarifas nominais, aplicáveis especificamente a um usuário (distribuidora, unidade consumidora ou gerador)</w:t>
            </w:r>
          </w:p>
        </w:tc>
      </w:tr>
      <w:tr w:rsidR="4B5EE6CB" w:rsidTr="4B5EE6CB" w14:paraId="55C786BE" w14:textId="77777777">
        <w:trPr>
          <w:trHeight w:val="300"/>
          <w:jc w:val="center"/>
        </w:trPr>
        <w:tc>
          <w:tcPr>
            <w:tcW w:w="2092" w:type="dxa"/>
          </w:tcPr>
          <w:p w:rsidR="4B5EE6CB" w:rsidP="4B5EE6CB" w:rsidRDefault="4B5EE6CB" w14:paraId="3A612C55" w14:textId="70EC8119">
            <w:pPr>
              <w:spacing w:line="240" w:lineRule="auto"/>
              <w:ind w:firstLine="0"/>
              <w:jc w:val="center"/>
              <w:rPr>
                <w:sz w:val="22"/>
                <w:szCs w:val="22"/>
              </w:rPr>
            </w:pPr>
            <w:r w:rsidRPr="4B5EE6CB">
              <w:rPr>
                <w:bCs w:val="0"/>
                <w:sz w:val="22"/>
                <w:szCs w:val="22"/>
              </w:rPr>
              <w:t>VlrTusd</w:t>
            </w:r>
          </w:p>
        </w:tc>
        <w:tc>
          <w:tcPr>
            <w:tcW w:w="2093" w:type="dxa"/>
          </w:tcPr>
          <w:p w:rsidR="4B5EE6CB" w:rsidP="4B5EE6CB" w:rsidRDefault="4B5EE6CB" w14:paraId="34B85128" w14:textId="4E70B1D0">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60BC545F" w14:textId="513833EE">
            <w:pPr>
              <w:spacing w:line="240" w:lineRule="auto"/>
              <w:ind w:firstLine="0"/>
              <w:jc w:val="center"/>
              <w:rPr>
                <w:bCs w:val="0"/>
                <w:sz w:val="22"/>
                <w:szCs w:val="22"/>
              </w:rPr>
            </w:pPr>
            <w:r w:rsidRPr="4B5EE6CB">
              <w:rPr>
                <w:bCs w:val="0"/>
                <w:sz w:val="22"/>
                <w:szCs w:val="22"/>
              </w:rPr>
              <w:t>Apresenta o valor da Tarifa de Uso do Sistema de Distribuição -TUSD em valor monetário (R$/MWh ou R$/kW)</w:t>
            </w:r>
          </w:p>
        </w:tc>
      </w:tr>
      <w:tr w:rsidR="4B5EE6CB" w:rsidTr="4B5EE6CB" w14:paraId="42CCC4AB" w14:textId="77777777">
        <w:trPr>
          <w:trHeight w:val="300"/>
          <w:jc w:val="center"/>
        </w:trPr>
        <w:tc>
          <w:tcPr>
            <w:tcW w:w="2092" w:type="dxa"/>
          </w:tcPr>
          <w:p w:rsidR="4B5EE6CB" w:rsidP="4B5EE6CB" w:rsidRDefault="4B5EE6CB" w14:paraId="0212AAA9" w14:textId="34998E3E">
            <w:pPr>
              <w:spacing w:line="240" w:lineRule="auto"/>
              <w:ind w:firstLine="0"/>
              <w:jc w:val="center"/>
              <w:rPr>
                <w:sz w:val="22"/>
                <w:szCs w:val="22"/>
              </w:rPr>
            </w:pPr>
            <w:r w:rsidRPr="4B5EE6CB">
              <w:rPr>
                <w:bCs w:val="0"/>
                <w:sz w:val="22"/>
                <w:szCs w:val="22"/>
              </w:rPr>
              <w:t>VlrTe</w:t>
            </w:r>
          </w:p>
        </w:tc>
        <w:tc>
          <w:tcPr>
            <w:tcW w:w="2093" w:type="dxa"/>
          </w:tcPr>
          <w:p w:rsidR="4B5EE6CB" w:rsidP="4B5EE6CB" w:rsidRDefault="4B5EE6CB" w14:paraId="42B2D2B2" w14:textId="443631E3">
            <w:pPr>
              <w:spacing w:line="240" w:lineRule="auto"/>
              <w:ind w:firstLine="0"/>
              <w:jc w:val="center"/>
              <w:rPr>
                <w:sz w:val="22"/>
                <w:szCs w:val="22"/>
              </w:rPr>
            </w:pPr>
            <w:r w:rsidRPr="4B5EE6CB">
              <w:rPr>
                <w:sz w:val="22"/>
                <w:szCs w:val="22"/>
              </w:rPr>
              <w:t>Decimal</w:t>
            </w:r>
          </w:p>
        </w:tc>
        <w:tc>
          <w:tcPr>
            <w:tcW w:w="4877" w:type="dxa"/>
          </w:tcPr>
          <w:p w:rsidR="4B5EE6CB" w:rsidP="4B5EE6CB" w:rsidRDefault="4B5EE6CB" w14:paraId="0DB2E0D1" w14:textId="16F7F045">
            <w:pPr>
              <w:spacing w:line="240" w:lineRule="auto"/>
              <w:ind w:firstLine="0"/>
              <w:jc w:val="center"/>
              <w:rPr>
                <w:sz w:val="22"/>
                <w:szCs w:val="22"/>
              </w:rPr>
            </w:pPr>
            <w:r w:rsidRPr="4B5EE6CB">
              <w:rPr>
                <w:bCs w:val="0"/>
                <w:sz w:val="22"/>
                <w:szCs w:val="22"/>
              </w:rPr>
              <w:t>Apresenta o valor da Tarifa de Energia –TE em valor monetário (R$/MWh).</w:t>
            </w:r>
          </w:p>
        </w:tc>
      </w:tr>
    </w:tbl>
    <w:p w:rsidR="65385196" w:rsidP="65385196" w:rsidRDefault="65385196" w14:paraId="32A2EEB9" w14:textId="21C7FDCD">
      <w:pPr>
        <w:spacing w:line="240" w:lineRule="auto"/>
        <w:ind w:firstLine="0"/>
        <w:rPr>
          <w:color w:val="000000" w:themeColor="text1"/>
          <w:szCs w:val="24"/>
        </w:rPr>
      </w:pPr>
    </w:p>
    <w:p w:rsidR="00D50624" w:rsidP="00BC448E" w:rsidRDefault="00AB426D" w14:paraId="6156580D" w14:textId="5D96147D">
      <w:pPr>
        <w:rPr>
          <w:rFonts w:eastAsia="Calibri"/>
          <w:szCs w:val="24"/>
        </w:rPr>
      </w:pPr>
      <w:r>
        <w:rPr>
          <w:rFonts w:eastAsia="Calibri"/>
        </w:rPr>
        <w:t>Com o banco de dados populado, é criado um Roteiro de Análise de dados, incluído no</w:t>
      </w:r>
      <w:r w:rsidR="00165391">
        <w:rPr>
          <w:rFonts w:eastAsia="Calibri"/>
        </w:rPr>
        <w:t xml:space="preserve"> </w:t>
      </w:r>
      <w:r w:rsidRPr="002A73F6" w:rsidR="00165391">
        <w:rPr>
          <w:rFonts w:eastAsia="Calibri"/>
        </w:rPr>
        <w:fldChar w:fldCharType="begin"/>
      </w:r>
      <w:r w:rsidRPr="002A73F6" w:rsidR="00165391">
        <w:rPr>
          <w:rFonts w:eastAsia="Calibri"/>
        </w:rPr>
        <w:instrText xml:space="preserve"> REF _Ref103688621 \h </w:instrText>
      </w:r>
      <w:r w:rsidRPr="002A73F6" w:rsidR="00533ADA">
        <w:rPr>
          <w:rFonts w:eastAsia="Calibri"/>
        </w:rPr>
        <w:instrText xml:space="preserve"> \* MERGEFORMAT </w:instrText>
      </w:r>
      <w:r w:rsidRPr="002A73F6" w:rsidR="00165391">
        <w:rPr>
          <w:rFonts w:eastAsia="Calibri"/>
        </w:rPr>
      </w:r>
      <w:r w:rsidRPr="002A73F6" w:rsidR="00165391">
        <w:rPr>
          <w:rFonts w:eastAsia="Calibri"/>
        </w:rPr>
        <w:fldChar w:fldCharType="separate"/>
      </w:r>
      <w:r w:rsidRPr="002A73F6" w:rsidR="00165391">
        <w:rPr>
          <w:b/>
          <w:bCs w:val="0"/>
        </w:rPr>
        <w:t>APÊNDICE B</w:t>
      </w:r>
      <w:r w:rsidRPr="002A73F6" w:rsidR="00165391">
        <w:t xml:space="preserve"> - Roteiro de Análise de Dados</w:t>
      </w:r>
      <w:r w:rsidRPr="002A73F6" w:rsidR="00165391">
        <w:rPr>
          <w:rFonts w:eastAsia="Calibri"/>
        </w:rPr>
        <w:fldChar w:fldCharType="end"/>
      </w:r>
      <w:r w:rsidRPr="002A73F6" w:rsidR="00165391">
        <w:rPr>
          <w:rFonts w:eastAsia="Calibri"/>
        </w:rPr>
        <w:t>,</w:t>
      </w:r>
      <w:r w:rsidRPr="002A73F6">
        <w:rPr>
          <w:rFonts w:eastAsia="Calibri"/>
        </w:rPr>
        <w:t xml:space="preserve"> o </w:t>
      </w:r>
      <w:r>
        <w:rPr>
          <w:rFonts w:eastAsia="Calibri"/>
        </w:rPr>
        <w:t xml:space="preserve">qual será referenciado para criação de regras de negócio, que são as regras pertinentes especificamente ao objetivo do trabalho. Essas regras poderão ser implementadas tanto no próprio banco, a partir de consultas </w:t>
      </w:r>
      <w:r w:rsidRPr="003628EB">
        <w:rPr>
          <w:rFonts w:eastAsia="Calibri"/>
          <w:i/>
          <w:iCs/>
        </w:rPr>
        <w:t>SQL</w:t>
      </w:r>
      <w:r>
        <w:rPr>
          <w:rFonts w:eastAsia="Calibri"/>
        </w:rPr>
        <w:t>, quanto no software Tableau, na criação dos painéis de visualização.</w:t>
      </w:r>
    </w:p>
    <w:p w:rsidR="00D50624" w:rsidP="00AB426D" w:rsidRDefault="00AB426D" w14:paraId="36CF8DA9" w14:textId="19353F07">
      <w:pPr>
        <w:pStyle w:val="Ttulo1"/>
        <w:rPr>
          <w:rFonts w:eastAsia="Calibri"/>
        </w:rPr>
      </w:pPr>
      <w:bookmarkStart w:name="_Toc1363288416" w:id="26"/>
      <w:bookmarkStart w:name="_Toc103773751" w:id="27"/>
      <w:r>
        <w:rPr>
          <w:rFonts w:eastAsia="Calibri"/>
        </w:rPr>
        <w:lastRenderedPageBreak/>
        <w:t>D</w:t>
      </w:r>
      <w:r w:rsidR="00D50624">
        <w:rPr>
          <w:rFonts w:eastAsia="Calibri"/>
        </w:rPr>
        <w:t>ESENVOLVIMENTO</w:t>
      </w:r>
      <w:bookmarkEnd w:id="26"/>
      <w:bookmarkEnd w:id="27"/>
    </w:p>
    <w:p w:rsidRPr="002A73F6" w:rsidR="00D50624" w:rsidP="00C54DFC" w:rsidRDefault="0078097A" w14:paraId="19726EE1" w14:textId="754D46E0">
      <w:pPr>
        <w:pStyle w:val="Ttulo2"/>
        <w:spacing w:before="0"/>
        <w:rPr/>
      </w:pPr>
      <w:bookmarkStart w:name="_Toc974043105" w:id="28"/>
      <w:bookmarkStart w:name="_Toc103773752" w:id="29"/>
      <w:r w:rsidR="31309B7C">
        <w:rPr/>
        <w:t>Extração e limpeza</w:t>
      </w:r>
      <w:bookmarkEnd w:id="28"/>
      <w:bookmarkEnd w:id="29"/>
    </w:p>
    <w:p w:rsidRPr="002A73F6" w:rsidR="00D50624" w:rsidP="00D50624" w:rsidRDefault="0078097A" w14:paraId="6A1E2767" w14:textId="1DB30EAA">
      <w:r>
        <w:t xml:space="preserve">Os algoritmos para </w:t>
      </w:r>
      <w:r w:rsidRPr="002A73F6">
        <w:t>extração e limpeza dos dados bruto</w:t>
      </w:r>
      <w:r w:rsidR="005304BB">
        <w:t>,</w:t>
      </w:r>
      <w:r w:rsidRPr="002A73F6">
        <w:t xml:space="preserve"> desenvolvidos de acordo com o </w:t>
      </w:r>
      <w:r w:rsidRPr="002A73F6" w:rsidR="00595EB2">
        <w:t>Ap</w:t>
      </w:r>
      <w:r w:rsidR="00595EB2">
        <w:t>ê</w:t>
      </w:r>
      <w:r w:rsidRPr="002A73F6" w:rsidR="00595EB2">
        <w:t xml:space="preserve">ndice </w:t>
      </w:r>
      <w:r w:rsidRPr="002A73F6">
        <w:t>A, e</w:t>
      </w:r>
      <w:r w:rsidR="005304BB">
        <w:t xml:space="preserve"> os arquivos </w:t>
      </w:r>
      <w:r w:rsidR="005304BB">
        <w:rPr>
          <w:i/>
          <w:iCs/>
        </w:rPr>
        <w:t xml:space="preserve">.csv </w:t>
      </w:r>
      <w:r w:rsidR="005304BB">
        <w:t>resultantes, com dados tratados, foram</w:t>
      </w:r>
      <w:r w:rsidRPr="002A73F6">
        <w:t xml:space="preserve"> subidos para o </w:t>
      </w:r>
      <w:r w:rsidRPr="00A92A88">
        <w:rPr>
          <w:i/>
          <w:iCs/>
        </w:rPr>
        <w:t>GitHub</w:t>
      </w:r>
      <w:r w:rsidRPr="002A73F6">
        <w:t xml:space="preserve"> com acesso no link:</w:t>
      </w:r>
    </w:p>
    <w:p w:rsidR="00DC0904" w:rsidP="00934069" w:rsidRDefault="005D5473" w14:paraId="58878F73" w14:textId="074BB852">
      <w:pPr>
        <w:ind w:firstLine="0"/>
        <w:rPr>
          <w:i/>
          <w:iCs/>
          <w:u w:val="single"/>
        </w:rPr>
      </w:pPr>
      <w:hyperlink w:history="1" r:id="rId31">
        <w:r w:rsidRPr="00FE380D" w:rsidR="00595EB2">
          <w:rPr>
            <w:rStyle w:val="Hyperlink"/>
            <w:i/>
            <w:iCs/>
          </w:rPr>
          <w:t>https://bit.ly/GitHub-DataBase-ExtracaoTratamento</w:t>
        </w:r>
      </w:hyperlink>
    </w:p>
    <w:p w:rsidRPr="002A73F6" w:rsidR="00D50624" w:rsidP="00C54DFC" w:rsidRDefault="00D50624" w14:paraId="25E16D33" w14:textId="156BB54B">
      <w:pPr>
        <w:pStyle w:val="Ttulo2"/>
        <w:rPr/>
      </w:pPr>
      <w:bookmarkStart w:name="_Toc1762705210" w:id="30"/>
      <w:bookmarkStart w:name="_Toc103773753" w:id="31"/>
      <w:r w:rsidR="6A4C78DD">
        <w:rPr/>
        <w:t>Limpeza e Transformação</w:t>
      </w:r>
      <w:bookmarkEnd w:id="30"/>
      <w:bookmarkEnd w:id="31"/>
    </w:p>
    <w:p w:rsidR="0078097A" w:rsidP="5C8DB06A" w:rsidRDefault="0078097A" w14:paraId="64F1B8E8" w14:textId="259F3603">
      <w:r w:rsidRPr="002A73F6">
        <w:t>Os algoritmos para carga dos dados</w:t>
      </w:r>
      <w:r w:rsidR="00F018C7">
        <w:t xml:space="preserve"> contidos nos novos .csv</w:t>
      </w:r>
      <w:r w:rsidRPr="002A73F6">
        <w:t xml:space="preserve"> ao </w:t>
      </w:r>
      <w:r w:rsidRPr="002A73F6">
        <w:rPr>
          <w:i/>
          <w:iCs/>
        </w:rPr>
        <w:t>MySQL</w:t>
      </w:r>
      <w:r w:rsidRPr="002A73F6">
        <w:t xml:space="preserve"> foram desenvolvidos e subidos para o </w:t>
      </w:r>
      <w:r w:rsidRPr="00A92A88">
        <w:rPr>
          <w:i/>
          <w:iCs/>
        </w:rPr>
        <w:t>GitHub</w:t>
      </w:r>
      <w:r w:rsidRPr="002A73F6">
        <w:t>, com acesso no link:</w:t>
      </w:r>
    </w:p>
    <w:p w:rsidR="006D49CA" w:rsidP="00934069" w:rsidRDefault="005D5473" w14:paraId="46981A56" w14:textId="6D3E9EA7">
      <w:pPr>
        <w:ind w:firstLine="0"/>
        <w:rPr>
          <w:i/>
          <w:iCs/>
          <w:u w:val="single"/>
        </w:rPr>
      </w:pPr>
      <w:hyperlink w:history="1" r:id="rId32">
        <w:r w:rsidRPr="00FE380D" w:rsidR="00595EB2">
          <w:rPr>
            <w:rStyle w:val="Hyperlink"/>
            <w:i/>
            <w:iCs/>
          </w:rPr>
          <w:t>https://bit.ly/GitHub-PersistenceBusiness-CarregamentoCruzamento</w:t>
        </w:r>
      </w:hyperlink>
    </w:p>
    <w:p w:rsidR="0078097A" w:rsidP="003A2421" w:rsidRDefault="003A2421" w14:paraId="017DA05F" w14:textId="4F0A90B6">
      <w:pPr>
        <w:pStyle w:val="Ttulo2"/>
        <w:rPr/>
      </w:pPr>
      <w:bookmarkStart w:name="_Toc246344001" w:id="32"/>
      <w:bookmarkStart w:name="_Toc103773754" w:id="33"/>
      <w:r w:rsidR="003A2421">
        <w:rPr/>
        <w:t>Visualização dos Dados</w:t>
      </w:r>
      <w:bookmarkEnd w:id="32"/>
      <w:bookmarkEnd w:id="33"/>
    </w:p>
    <w:p w:rsidR="3ECEEE1B" w:rsidP="3ECEEE1B" w:rsidRDefault="00D2655A" w14:paraId="1A0763CA" w14:textId="588C23E3">
      <w:r>
        <w:t>O</w:t>
      </w:r>
      <w:r w:rsidR="00F5327D">
        <w:t xml:space="preserve"> banco de dados populado no </w:t>
      </w:r>
      <w:r w:rsidR="00F5327D">
        <w:rPr>
          <w:i/>
          <w:iCs/>
        </w:rPr>
        <w:t>MySQL</w:t>
      </w:r>
      <w:r w:rsidR="00A92A88">
        <w:t xml:space="preserve"> foi importado pelo </w:t>
      </w:r>
      <w:r w:rsidRPr="00A92A88" w:rsidR="00A92A88">
        <w:rPr>
          <w:i/>
          <w:iCs/>
        </w:rPr>
        <w:t>Tableau</w:t>
      </w:r>
      <w:r w:rsidR="00A92A88">
        <w:t>, onde</w:t>
      </w:r>
      <w:r w:rsidR="00A90BF8">
        <w:t xml:space="preserve"> </w:t>
      </w:r>
      <w:r w:rsidR="001F4460">
        <w:t xml:space="preserve">diferentes visualizações foram criadas </w:t>
      </w:r>
      <w:r w:rsidR="00934069">
        <w:t>tomando por referência</w:t>
      </w:r>
      <w:r w:rsidR="001F4460">
        <w:t xml:space="preserve"> o </w:t>
      </w:r>
      <w:r w:rsidR="001F4460">
        <w:fldChar w:fldCharType="begin"/>
      </w:r>
      <w:r w:rsidR="001F4460">
        <w:instrText xml:space="preserve"> REF _Ref103688621 \h </w:instrText>
      </w:r>
      <w:r w:rsidR="001F4460">
        <w:fldChar w:fldCharType="separate"/>
      </w:r>
      <w:r w:rsidRPr="00D1375D" w:rsidR="001F4460">
        <w:t xml:space="preserve">APÊNDICE </w:t>
      </w:r>
      <w:r w:rsidR="001F4460">
        <w:t xml:space="preserve">B </w:t>
      </w:r>
      <w:r w:rsidRPr="001E640F" w:rsidR="001F4460">
        <w:t xml:space="preserve">- </w:t>
      </w:r>
      <w:r w:rsidRPr="003F1B2F" w:rsidR="001F4460">
        <w:t>Roteiro de Análise de Dados</w:t>
      </w:r>
      <w:r w:rsidR="001F4460">
        <w:fldChar w:fldCharType="end"/>
      </w:r>
      <w:r w:rsidR="001F4460">
        <w:t>, para</w:t>
      </w:r>
      <w:r w:rsidR="00934069">
        <w:t xml:space="preserve"> obtenção de informações.</w:t>
      </w:r>
    </w:p>
    <w:p w:rsidR="00E34AF6" w:rsidP="3ECEEE1B" w:rsidRDefault="00E34AF6" w14:paraId="5CAE875F" w14:textId="4048CCC9"/>
    <w:p w:rsidR="00E34AF6" w:rsidP="00E34AF6" w:rsidRDefault="00E34AF6" w14:paraId="618BB53C" w14:textId="5748FFB0">
      <w:pPr>
        <w:pStyle w:val="Legenda"/>
      </w:pPr>
      <w:r>
        <w:lastRenderedPageBreak/>
        <w:t xml:space="preserve">Figura </w:t>
      </w:r>
      <w:r>
        <w:fldChar w:fldCharType="begin"/>
      </w:r>
      <w:r>
        <w:instrText xml:space="preserve"> SEQ Figura \* ARABIC </w:instrText>
      </w:r>
      <w:r>
        <w:fldChar w:fldCharType="separate"/>
      </w:r>
      <w:r w:rsidR="004B482A">
        <w:rPr>
          <w:noProof/>
        </w:rPr>
        <w:t>6</w:t>
      </w:r>
      <w:r>
        <w:fldChar w:fldCharType="end"/>
      </w:r>
      <w:r w:rsidRPr="742E74DC">
        <w:rPr>
          <w:noProof/>
        </w:rPr>
        <w:t xml:space="preserve"> </w:t>
      </w:r>
      <w:r w:rsidRPr="742E74DC">
        <w:rPr>
          <w:b w:val="0"/>
          <w:noProof/>
        </w:rPr>
        <w:t>– Gráfico do valor médio da tarifa de energia ao longo do tempo</w:t>
      </w:r>
    </w:p>
    <w:p w:rsidR="004B482A" w:rsidP="00E34AF6" w:rsidRDefault="004B482A" w14:paraId="70B539B3" w14:textId="77777777">
      <w:pPr>
        <w:pStyle w:val="Imagem"/>
      </w:pPr>
    </w:p>
    <w:p w:rsidR="00E34AF6" w:rsidP="00E34AF6" w:rsidRDefault="742E74DC" w14:paraId="6331A7FA" w14:textId="04D57AD4">
      <w:pPr>
        <w:pStyle w:val="Imagem"/>
      </w:pPr>
      <w:r>
        <w:drawing>
          <wp:inline distT="0" distB="0" distL="0" distR="0" wp14:anchorId="78866BC3" wp14:editId="2A3F2456">
            <wp:extent cx="5816600" cy="3016840"/>
            <wp:effectExtent l="0" t="0" r="0" b="0"/>
            <wp:docPr id="1517275431" name="Imagem 151727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t="3959"/>
                    <a:stretch/>
                  </pic:blipFill>
                  <pic:spPr bwMode="auto">
                    <a:xfrm>
                      <a:off x="0" y="0"/>
                      <a:ext cx="5817040" cy="3017068"/>
                    </a:xfrm>
                    <a:prstGeom prst="rect">
                      <a:avLst/>
                    </a:prstGeom>
                    <a:ln>
                      <a:noFill/>
                    </a:ln>
                    <a:extLst>
                      <a:ext uri="{53640926-AAD7-44D8-BBD7-CCE9431645EC}">
                        <a14:shadowObscured xmlns:a14="http://schemas.microsoft.com/office/drawing/2010/main"/>
                      </a:ext>
                    </a:extLst>
                  </pic:spPr>
                </pic:pic>
              </a:graphicData>
            </a:graphic>
          </wp:inline>
        </w:drawing>
      </w:r>
    </w:p>
    <w:p w:rsidRPr="00C77F2E" w:rsidR="00E34AF6" w:rsidP="00E34AF6" w:rsidRDefault="00E34AF6" w14:paraId="1A8AC12F" w14:textId="77777777">
      <w:pPr>
        <w:pStyle w:val="Imagem"/>
        <w:spacing w:after="240"/>
        <w:rPr>
          <w:rStyle w:val="RefernciaSutil"/>
        </w:rPr>
      </w:pPr>
      <w:r w:rsidRPr="34626F2F" w:rsidR="00E34AF6">
        <w:rPr>
          <w:rStyle w:val="RefernciaSutil"/>
          <w:b w:val="1"/>
          <w:bCs w:val="1"/>
        </w:rPr>
        <w:t xml:space="preserve">Fonte: </w:t>
      </w:r>
      <w:r w:rsidRPr="34626F2F" w:rsidR="00E34AF6">
        <w:rPr>
          <w:rStyle w:val="RefernciaSutil"/>
        </w:rPr>
        <w:t>Autoria própria</w:t>
      </w:r>
    </w:p>
    <w:p w:rsidR="34626F2F" w:rsidP="34626F2F" w:rsidRDefault="34626F2F" w14:paraId="0AA2DD7B" w14:textId="457E04F9">
      <w:pPr>
        <w:pStyle w:val="Normal"/>
      </w:pPr>
      <w:r w:rsidR="34626F2F">
        <w:rPr/>
        <w:t>Nesse gráfico buscamos ilustrar com detalhe a variação da tarifa de energia elétrica ao longo do nosso horizonte de estudo (2018-2021). Percebe-se uma tendência contínua de crescimento com destaque para dois períodos de forte alta. A partir do segundo trimestre de 2018 houve um aumento muito significativo nos valores, assim como no período a partir de agosto de 2021. No intervalo entre esses períodos a variação na tarifa ocorreu em menor escala. É plausível que fatores externos tenham sido determinantes para a variação tão drástica nesses dois momentos, o que pode ser melhor explorado nas próximas etapas.</w:t>
      </w:r>
    </w:p>
    <w:p w:rsidRPr="00231B97" w:rsidR="00E34AF6" w:rsidP="00E34AF6" w:rsidRDefault="00E34AF6" w14:paraId="7047C366" w14:textId="7196E55B">
      <w:pPr>
        <w:pStyle w:val="Legenda"/>
        <w:rPr>
          <w:b w:val="0"/>
          <w:bCs/>
        </w:rPr>
      </w:pPr>
      <w:r>
        <w:t xml:space="preserve">Figura </w:t>
      </w:r>
      <w:r>
        <w:fldChar w:fldCharType="begin"/>
      </w:r>
      <w:r>
        <w:instrText xml:space="preserve"> SEQ Figura \* ARABIC </w:instrText>
      </w:r>
      <w:r>
        <w:fldChar w:fldCharType="separate"/>
      </w:r>
      <w:r w:rsidR="004B482A">
        <w:rPr>
          <w:noProof/>
        </w:rPr>
        <w:t>7</w:t>
      </w:r>
      <w:r>
        <w:fldChar w:fldCharType="end"/>
      </w:r>
      <w:r w:rsidR="00231B97">
        <w:rPr>
          <w:b w:val="0"/>
        </w:rPr>
        <w:t xml:space="preserve"> – Gráfico </w:t>
      </w:r>
      <w:r w:rsidR="000861FA">
        <w:rPr>
          <w:b w:val="0"/>
        </w:rPr>
        <w:t>de comparação da potência gerada com consumo médio</w:t>
      </w:r>
    </w:p>
    <w:p w:rsidR="004B482A" w:rsidP="00E34AF6" w:rsidRDefault="004B482A" w14:paraId="23300184" w14:textId="77777777">
      <w:pPr>
        <w:pStyle w:val="Imagem"/>
      </w:pPr>
    </w:p>
    <w:p w:rsidR="00196249" w:rsidP="00E34AF6" w:rsidRDefault="742E74DC" w14:paraId="55CD92C1" w14:textId="6FBE427B">
      <w:pPr>
        <w:pStyle w:val="Imagem"/>
      </w:pPr>
      <w:r>
        <w:drawing>
          <wp:inline distT="0" distB="0" distL="0" distR="0" wp14:anchorId="0E34A64C" wp14:editId="317193C8">
            <wp:extent cx="5977140" cy="3049600"/>
            <wp:effectExtent l="0" t="0" r="5080" b="0"/>
            <wp:docPr id="52261465" name="Imagem 5226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t="5444"/>
                    <a:stretch/>
                  </pic:blipFill>
                  <pic:spPr bwMode="auto">
                    <a:xfrm>
                      <a:off x="0" y="0"/>
                      <a:ext cx="5977876" cy="3049975"/>
                    </a:xfrm>
                    <a:prstGeom prst="rect">
                      <a:avLst/>
                    </a:prstGeom>
                    <a:ln>
                      <a:noFill/>
                    </a:ln>
                    <a:extLst>
                      <a:ext uri="{53640926-AAD7-44D8-BBD7-CCE9431645EC}">
                        <a14:shadowObscured xmlns:a14="http://schemas.microsoft.com/office/drawing/2010/main"/>
                      </a:ext>
                    </a:extLst>
                  </pic:spPr>
                </pic:pic>
              </a:graphicData>
            </a:graphic>
          </wp:inline>
        </w:drawing>
      </w:r>
    </w:p>
    <w:p w:rsidRPr="00C77F2E" w:rsidR="00E34AF6" w:rsidP="00E34AF6" w:rsidRDefault="00E34AF6" w14:paraId="3F88F725" w14:textId="5C25E0AE">
      <w:pPr>
        <w:pStyle w:val="Imagem"/>
        <w:spacing w:after="240"/>
        <w:rPr>
          <w:rStyle w:val="RefernciaSutil"/>
        </w:rPr>
      </w:pPr>
      <w:r w:rsidRPr="34626F2F" w:rsidR="00E34AF6">
        <w:rPr>
          <w:rStyle w:val="RefernciaSutil"/>
          <w:b w:val="1"/>
          <w:bCs w:val="1"/>
        </w:rPr>
        <w:t xml:space="preserve">Fonte: </w:t>
      </w:r>
      <w:r w:rsidRPr="34626F2F" w:rsidR="00E34AF6">
        <w:rPr>
          <w:rStyle w:val="RefernciaSutil"/>
        </w:rPr>
        <w:t>Autoria própria</w:t>
      </w:r>
    </w:p>
    <w:p w:rsidR="34626F2F" w:rsidP="34626F2F" w:rsidRDefault="34626F2F" w14:paraId="21B5C21B" w14:textId="61152B8D">
      <w:pPr>
        <w:pStyle w:val="Normal"/>
      </w:pPr>
      <w:r w:rsidR="34626F2F">
        <w:rPr/>
        <w:t xml:space="preserve">Comparamos nesse gráfico a potência elétrica gerada em todo o país com o consumo de energia médio para o mesmo período. O que nos chamou mais atenção foi como as duas medidas estão correlacionadas. Com destaque para o período de fevereiro até setembro de 2020, onde fica evidente como as duas variáveis caminham juntas. Em uma análise futura, testes estatísticos podem ser realizados para medir o grau de correlação existente. </w:t>
      </w:r>
    </w:p>
    <w:p w:rsidR="742E74DC" w:rsidP="005D5473" w:rsidRDefault="005D5473" w14:paraId="360AA0AC" w14:textId="01D2D982">
      <w:pPr>
        <w:pStyle w:val="Legenda"/>
      </w:pPr>
      <w:r>
        <w:t xml:space="preserve">Figura </w:t>
      </w:r>
      <w:r>
        <w:fldChar w:fldCharType="begin"/>
      </w:r>
      <w:r>
        <w:instrText xml:space="preserve"> SEQ Figura \* ARABIC </w:instrText>
      </w:r>
      <w:r>
        <w:fldChar w:fldCharType="separate"/>
      </w:r>
      <w:r w:rsidR="004B482A">
        <w:rPr>
          <w:noProof/>
        </w:rPr>
        <w:t>8</w:t>
      </w:r>
      <w:r>
        <w:fldChar w:fldCharType="end"/>
      </w:r>
      <w:r>
        <w:t xml:space="preserve"> – </w:t>
      </w:r>
      <w:r w:rsidRPr="005D5473">
        <w:rPr>
          <w:b w:val="0"/>
        </w:rPr>
        <w:t xml:space="preserve">Gráfico comparação do GAP com a tarifa </w:t>
      </w:r>
    </w:p>
    <w:p w:rsidR="004B482A" w:rsidP="005D5473" w:rsidRDefault="005D5473" w14:paraId="0246116D" w14:textId="77777777">
      <w:pPr>
        <w:pStyle w:val="Imagem"/>
      </w:pPr>
      <w:r>
        <w:rPr>
          <w:rFonts w:eastAsia="Calibri"/>
        </w:rPr>
        <w:t xml:space="preserve"> </w:t>
      </w:r>
    </w:p>
    <w:p w:rsidRPr="005D5473" w:rsidR="005D5473" w:rsidP="005D5473" w:rsidRDefault="005D5473" w14:paraId="4F54EDE4" w14:textId="551733AD">
      <w:pPr>
        <w:pStyle w:val="Imagem"/>
        <w:rPr>
          <w:rFonts w:eastAsia="Calibri"/>
        </w:rPr>
      </w:pPr>
      <w:r>
        <w:lastRenderedPageBreak/>
        <w:drawing>
          <wp:inline distT="0" distB="0" distL="0" distR="0" wp14:anchorId="4BCDE572" wp14:editId="6B504A7A">
            <wp:extent cx="5760720" cy="29994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png"/>
                    <pic:cNvPicPr/>
                  </pic:nvPicPr>
                  <pic:blipFill rotWithShape="1">
                    <a:blip r:embed="rId35" cstate="print">
                      <a:extLst>
                        <a:ext uri="{28A0092B-C50C-407E-A947-70E740481C1C}">
                          <a14:useLocalDpi xmlns:a14="http://schemas.microsoft.com/office/drawing/2010/main" val="0"/>
                        </a:ext>
                      </a:extLst>
                    </a:blip>
                    <a:srcRect t="5092"/>
                    <a:stretch/>
                  </pic:blipFill>
                  <pic:spPr bwMode="auto">
                    <a:xfrm>
                      <a:off x="0" y="0"/>
                      <a:ext cx="5760720" cy="2999460"/>
                    </a:xfrm>
                    <a:prstGeom prst="rect">
                      <a:avLst/>
                    </a:prstGeom>
                    <a:ln>
                      <a:noFill/>
                    </a:ln>
                    <a:extLst>
                      <a:ext uri="{53640926-AAD7-44D8-BBD7-CCE9431645EC}">
                        <a14:shadowObscured xmlns:a14="http://schemas.microsoft.com/office/drawing/2010/main"/>
                      </a:ext>
                    </a:extLst>
                  </pic:spPr>
                </pic:pic>
              </a:graphicData>
            </a:graphic>
          </wp:inline>
        </w:drawing>
      </w:r>
    </w:p>
    <w:p w:rsidR="005D5473" w:rsidP="005D5473" w:rsidRDefault="005D5473" w14:paraId="24D3CAC1" w14:textId="4B555C75">
      <w:pPr>
        <w:pStyle w:val="Imagem"/>
        <w:spacing w:after="240"/>
        <w:rPr>
          <w:rStyle w:val="RefernciaSutil"/>
        </w:rPr>
      </w:pPr>
      <w:bookmarkStart w:name="_Toc294110392" w:id="34"/>
      <w:bookmarkStart w:name="_Toc103773755" w:id="35"/>
      <w:r w:rsidRPr="34626F2F" w:rsidR="005D5473">
        <w:rPr>
          <w:rStyle w:val="RefernciaSutil"/>
          <w:b w:val="1"/>
          <w:bCs w:val="1"/>
        </w:rPr>
        <w:t xml:space="preserve">Fonte: </w:t>
      </w:r>
      <w:r w:rsidRPr="34626F2F" w:rsidR="005D5473">
        <w:rPr>
          <w:rStyle w:val="RefernciaSutil"/>
        </w:rPr>
        <w:t>Autoria própria</w:t>
      </w:r>
    </w:p>
    <w:p w:rsidR="34626F2F" w:rsidP="34626F2F" w:rsidRDefault="34626F2F" w14:paraId="6A4D70DB" w14:textId="69787311">
      <w:pPr>
        <w:pStyle w:val="Normal"/>
      </w:pPr>
      <w:r w:rsidR="34626F2F">
        <w:rPr/>
        <w:t xml:space="preserve">Uma das principais questões que pretendemos analisar com esse trabalho é a relação entre o gap (geração de energia – consumo) e a tarifa elétrica. Com essa ilustração fica evidente que essa relação é mais complexa do que antecipávamos. Não há uma correlação óbvia, e em alguns momentos como no início de 2019, o gap diminuiu enquanto a tarifa subia. Já no período entre abril e outubro de 2020 as duas medidas subiram concomitantemente. Além disso a tarifa teve um aumento muito grande a partir de junho de 2021, enquanto a variação do gap se manteve relativamente dentro do mesmo intervalo ao longo de todo o período estudado. </w:t>
      </w:r>
    </w:p>
    <w:p w:rsidR="34626F2F" w:rsidP="34626F2F" w:rsidRDefault="34626F2F" w14:paraId="23AAE107" w14:textId="09521631">
      <w:pPr>
        <w:pStyle w:val="Imagem"/>
        <w:spacing w:after="240"/>
        <w:rPr>
          <w:rStyle w:val="RefernciaSutil"/>
        </w:rPr>
      </w:pPr>
    </w:p>
    <w:p w:rsidR="004B482A" w:rsidP="005D5473" w:rsidRDefault="005D5473" w14:paraId="3379981B" w14:textId="2DCDA90A">
      <w:pPr>
        <w:pStyle w:val="Legenda"/>
      </w:pPr>
      <w:r>
        <w:t xml:space="preserve">Figura </w:t>
      </w:r>
      <w:r>
        <w:fldChar w:fldCharType="begin"/>
      </w:r>
      <w:r>
        <w:instrText xml:space="preserve"> SEQ Figura \* ARABIC </w:instrText>
      </w:r>
      <w:r>
        <w:fldChar w:fldCharType="separate"/>
      </w:r>
      <w:r w:rsidR="004B482A">
        <w:rPr>
          <w:noProof/>
        </w:rPr>
        <w:t>9</w:t>
      </w:r>
      <w:r>
        <w:fldChar w:fldCharType="end"/>
      </w:r>
      <w:r>
        <w:t xml:space="preserve"> –</w:t>
      </w:r>
      <w:r w:rsidR="004B482A">
        <w:t xml:space="preserve"> </w:t>
      </w:r>
      <w:r w:rsidRPr="004B482A" w:rsidR="004B482A">
        <w:rPr>
          <w:b w:val="0"/>
        </w:rPr>
        <w:t>Tarifa média de acordo com o tipo de consumidor</w:t>
      </w:r>
    </w:p>
    <w:p w:rsidR="004B482A" w:rsidP="004B482A" w:rsidRDefault="004B482A" w14:paraId="728C9FCC" w14:textId="77777777">
      <w:pPr>
        <w:pStyle w:val="Imagem"/>
      </w:pPr>
    </w:p>
    <w:p w:rsidR="005D5473" w:rsidP="004B482A" w:rsidRDefault="004B482A" w14:paraId="2915FB45" w14:textId="532A1EBD">
      <w:pPr>
        <w:pStyle w:val="Imagem"/>
      </w:pPr>
      <w:r>
        <w:drawing>
          <wp:inline distT="0" distB="0" distL="0" distR="0" wp14:anchorId="11EA1008" wp14:editId="0142964C">
            <wp:extent cx="5760720" cy="2969946"/>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6).png"/>
                    <pic:cNvPicPr/>
                  </pic:nvPicPr>
                  <pic:blipFill rotWithShape="1">
                    <a:blip r:embed="rId36" cstate="print">
                      <a:extLst>
                        <a:ext uri="{28A0092B-C50C-407E-A947-70E740481C1C}">
                          <a14:useLocalDpi xmlns:a14="http://schemas.microsoft.com/office/drawing/2010/main" val="0"/>
                        </a:ext>
                      </a:extLst>
                    </a:blip>
                    <a:srcRect t="4918"/>
                    <a:stretch/>
                  </pic:blipFill>
                  <pic:spPr bwMode="auto">
                    <a:xfrm>
                      <a:off x="0" y="0"/>
                      <a:ext cx="5760720" cy="2969946"/>
                    </a:xfrm>
                    <a:prstGeom prst="rect">
                      <a:avLst/>
                    </a:prstGeom>
                    <a:ln>
                      <a:noFill/>
                    </a:ln>
                    <a:extLst>
                      <a:ext uri="{53640926-AAD7-44D8-BBD7-CCE9431645EC}">
                        <a14:shadowObscured xmlns:a14="http://schemas.microsoft.com/office/drawing/2010/main"/>
                      </a:ext>
                    </a:extLst>
                  </pic:spPr>
                </pic:pic>
              </a:graphicData>
            </a:graphic>
          </wp:inline>
        </w:drawing>
      </w:r>
      <w:r w:rsidR="005D5473">
        <w:t xml:space="preserve"> </w:t>
      </w:r>
    </w:p>
    <w:p w:rsidR="004B482A" w:rsidP="004B482A" w:rsidRDefault="004B482A" w14:paraId="7C62C798" w14:textId="77777777">
      <w:pPr>
        <w:pStyle w:val="Imagem"/>
        <w:spacing w:after="240"/>
        <w:rPr>
          <w:rStyle w:val="RefernciaSutil"/>
        </w:rPr>
      </w:pPr>
      <w:r w:rsidRPr="742E74DC">
        <w:rPr>
          <w:rStyle w:val="RefernciaSutil"/>
          <w:b/>
        </w:rPr>
        <w:t xml:space="preserve">Fonte: </w:t>
      </w:r>
      <w:r w:rsidRPr="742E74DC">
        <w:rPr>
          <w:rStyle w:val="RefernciaSutil"/>
        </w:rPr>
        <w:t>Autoria própria</w:t>
      </w:r>
    </w:p>
    <w:p w:rsidRPr="005D5473" w:rsidR="005D5473" w:rsidP="005D5473" w:rsidRDefault="005D5473" w14:paraId="3D623713" w14:textId="54F5417F">
      <w:r w:rsidR="34626F2F">
        <w:rPr/>
        <w:t>Com esse gráfico pretendemos elucidar a diferença da tarifa paga pelos grupos de consumidores específicos. Primeiramente, destaca-se a discrepância entre o valor cobrado do grupo residencial e dos grandes consumidores, e que perpassa todo o período destacado. Sabíamos de antemão que os valores residenciais seriam elevados, mas a diferença existente é de uma magnitude surpreendente. Além disso a variação da tarifa cobrada de consumidores rurais sofreu um grande aumento ao longo dos anos, proporcionalmente maior do que qualquer outro grupo. Tal questão deverá ser melhor explorada na próxima etapa.</w:t>
      </w:r>
    </w:p>
    <w:p w:rsidR="005D5473" w:rsidP="004B482A" w:rsidRDefault="004B482A" w14:paraId="32985D44" w14:textId="5441BAE0">
      <w:pPr>
        <w:pStyle w:val="Legenda"/>
        <w:rPr>
          <w:b w:val="0"/>
        </w:rPr>
      </w:pPr>
      <w:r>
        <w:lastRenderedPageBreak/>
        <w:t xml:space="preserve">Figura </w:t>
      </w:r>
      <w:r>
        <w:fldChar w:fldCharType="begin"/>
      </w:r>
      <w:r>
        <w:instrText xml:space="preserve"> SEQ Figura \* ARABIC </w:instrText>
      </w:r>
      <w:r>
        <w:fldChar w:fldCharType="separate"/>
      </w:r>
      <w:r>
        <w:rPr>
          <w:noProof/>
        </w:rPr>
        <w:t>10</w:t>
      </w:r>
      <w:r>
        <w:fldChar w:fldCharType="end"/>
      </w:r>
      <w:r>
        <w:t xml:space="preserve"> – </w:t>
      </w:r>
      <w:r w:rsidRPr="004B482A">
        <w:rPr>
          <w:b w:val="0"/>
        </w:rPr>
        <w:t>Tarifa média de acordo com o estado</w:t>
      </w:r>
      <w:r>
        <w:rPr>
          <w:b w:val="0"/>
        </w:rPr>
        <w:t xml:space="preserve"> em 2021</w:t>
      </w:r>
    </w:p>
    <w:p w:rsidR="004B482A" w:rsidP="004B482A" w:rsidRDefault="004B482A" w14:paraId="0E650371" w14:textId="77777777">
      <w:pPr>
        <w:pStyle w:val="Imagem"/>
        <w:rPr>
          <w:rFonts w:eastAsia="Calibri"/>
        </w:rPr>
      </w:pPr>
    </w:p>
    <w:p w:rsidR="004B482A" w:rsidP="004B482A" w:rsidRDefault="004B482A" w14:paraId="5DD691C9" w14:textId="1FDFAE27">
      <w:pPr>
        <w:pStyle w:val="Imagem"/>
        <w:rPr>
          <w:rFonts w:eastAsia="Calibri"/>
        </w:rPr>
      </w:pPr>
      <w:r>
        <w:rPr>
          <w:rFonts w:eastAsia="Calibri"/>
        </w:rPr>
        <w:drawing>
          <wp:inline distT="0" distB="0" distL="0" distR="0" wp14:anchorId="70C83887" wp14:editId="1B906AFC">
            <wp:extent cx="5760720" cy="425208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7).png"/>
                    <pic:cNvPicPr/>
                  </pic:nvPicPr>
                  <pic:blipFill rotWithShape="1">
                    <a:blip r:embed="rId37">
                      <a:extLst>
                        <a:ext uri="{28A0092B-C50C-407E-A947-70E740481C1C}">
                          <a14:useLocalDpi xmlns:a14="http://schemas.microsoft.com/office/drawing/2010/main" val="0"/>
                        </a:ext>
                      </a:extLst>
                    </a:blip>
                    <a:srcRect t="6439"/>
                    <a:stretch/>
                  </pic:blipFill>
                  <pic:spPr bwMode="auto">
                    <a:xfrm>
                      <a:off x="0" y="0"/>
                      <a:ext cx="5760720" cy="4252087"/>
                    </a:xfrm>
                    <a:prstGeom prst="rect">
                      <a:avLst/>
                    </a:prstGeom>
                    <a:ln>
                      <a:noFill/>
                    </a:ln>
                    <a:extLst>
                      <a:ext uri="{53640926-AAD7-44D8-BBD7-CCE9431645EC}">
                        <a14:shadowObscured xmlns:a14="http://schemas.microsoft.com/office/drawing/2010/main"/>
                      </a:ext>
                    </a:extLst>
                  </pic:spPr>
                </pic:pic>
              </a:graphicData>
            </a:graphic>
          </wp:inline>
        </w:drawing>
      </w:r>
      <w:bookmarkStart w:name="_GoBack" w:id="36"/>
      <w:bookmarkEnd w:id="36"/>
    </w:p>
    <w:p w:rsidR="004B482A" w:rsidP="004B482A" w:rsidRDefault="004B482A" w14:paraId="0EB91AF2" w14:textId="77777777">
      <w:pPr>
        <w:pStyle w:val="Imagem"/>
        <w:spacing w:after="240"/>
        <w:rPr>
          <w:rStyle w:val="RefernciaSutil"/>
        </w:rPr>
      </w:pPr>
      <w:r w:rsidRPr="742E74DC">
        <w:rPr>
          <w:rStyle w:val="RefernciaSutil"/>
          <w:b/>
        </w:rPr>
        <w:t xml:space="preserve">Fonte: </w:t>
      </w:r>
      <w:r w:rsidRPr="742E74DC">
        <w:rPr>
          <w:rStyle w:val="RefernciaSutil"/>
        </w:rPr>
        <w:t>Autoria própria</w:t>
      </w:r>
    </w:p>
    <w:p w:rsidRPr="004B482A" w:rsidR="004B482A" w:rsidP="34626F2F" w:rsidRDefault="004B482A" w14:paraId="36F58549" w14:textId="62042D9D">
      <w:pPr>
        <w:pStyle w:val="Normal"/>
      </w:pPr>
      <w:r w:rsidR="34626F2F">
        <w:rPr/>
        <w:t xml:space="preserve">Esse gráfico ilustra a variação da tarifa média de energia para cada estado do Brasil no ano de 2021. Pretendemos oferecer um panorama geral da disparidade do custo da energia para os consumidores de diferentes localidades. Destaca-se o estado de Roraima que apresenta os valores mais elevados, e o estado da Amapá que possui o menor valor médio. Por fim, ressalto que essa visualização quando observada no Tableau permite acompanhar a evolução ao longo dos anos, e para esse documento optamos pelo ano de 2021 por ser mais recente.  </w:t>
      </w:r>
    </w:p>
    <w:p w:rsidR="0078097A" w:rsidP="0078097A" w:rsidRDefault="0078097A" w14:paraId="42135FE2" w14:textId="4DD44328">
      <w:pPr>
        <w:pStyle w:val="Ttulo1"/>
        <w:rPr/>
      </w:pPr>
      <w:r w:rsidR="31309B7C">
        <w:rPr/>
        <w:t>APRESENTAÇÃO E CONCLUSÃO</w:t>
      </w:r>
      <w:bookmarkEnd w:id="34"/>
      <w:bookmarkEnd w:id="35"/>
    </w:p>
    <w:p w:rsidR="002D5F5B" w:rsidP="002D5F5B" w:rsidRDefault="002D5F5B" w14:paraId="676C4651" w14:textId="77777777">
      <w:r>
        <w:t>Próximas etapas.</w:t>
      </w:r>
    </w:p>
    <w:p w:rsidR="002D5F5B" w:rsidP="0078097A" w:rsidRDefault="002D5F5B" w14:paraId="16BAFB4C" w14:textId="1E473D52"/>
    <w:p w:rsidR="00A86A0E" w:rsidP="0078097A" w:rsidRDefault="00A86A0E" w14:paraId="193C70E3" w14:textId="77777777">
      <w:pPr>
        <w:sectPr w:rsidR="00A86A0E" w:rsidSect="00A86A0E">
          <w:footerReference w:type="default" r:id="rId38"/>
          <w:type w:val="continuous"/>
          <w:pgSz w:w="11907" w:h="16840" w:orient="portrait" w:code="9"/>
          <w:pgMar w:top="1701" w:right="1134" w:bottom="1134" w:left="1701" w:header="964" w:footer="964" w:gutter="0"/>
          <w:cols w:equalWidth="0" w:space="454">
            <w:col w:w="9072"/>
          </w:cols>
        </w:sectPr>
      </w:pPr>
    </w:p>
    <w:p w:rsidRPr="00D1375D" w:rsidR="00EC49FE" w:rsidP="00EC0E4A" w:rsidRDefault="0078097A" w14:paraId="334CE462" w14:textId="5DFBF5BA">
      <w:pPr>
        <w:pStyle w:val="Ttulo1"/>
        <w:numPr>
          <w:ilvl w:val="0"/>
          <w:numId w:val="0"/>
        </w:numPr>
        <w:jc w:val="center"/>
      </w:pPr>
      <w:bookmarkStart w:name="_Toc361995813" w:id="37"/>
      <w:bookmarkStart w:name="_Toc103773756" w:id="38"/>
      <w:r w:rsidRPr="00D1375D">
        <w:lastRenderedPageBreak/>
        <w:t>REFERÊNCIAS</w:t>
      </w:r>
      <w:bookmarkEnd w:id="37"/>
      <w:bookmarkEnd w:id="38"/>
    </w:p>
    <w:tbl>
      <w:tblPr>
        <w:tblW w:w="5000" w:type="pct"/>
        <w:tblLook w:val="04A0" w:firstRow="1" w:lastRow="0" w:firstColumn="1" w:lastColumn="0" w:noHBand="0" w:noVBand="1"/>
      </w:tblPr>
      <w:tblGrid>
        <w:gridCol w:w="9072"/>
      </w:tblGrid>
      <w:tr w:rsidRPr="002A20AE" w:rsidR="00B96F33" w:rsidTr="004E0EBB" w14:paraId="2C76694E"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1B4ADE41" w14:textId="18E618FE">
            <w:pPr>
              <w:spacing w:after="240" w:line="240" w:lineRule="auto"/>
              <w:ind w:firstLine="0"/>
              <w:rPr>
                <w:color w:val="000000" w:themeColor="text1"/>
                <w:szCs w:val="24"/>
                <w:lang w:eastAsia="en-CA"/>
              </w:rPr>
            </w:pPr>
            <w:r w:rsidRPr="1A442D56">
              <w:rPr>
                <w:color w:val="000000" w:themeColor="text1"/>
                <w:lang w:eastAsia="en-CA"/>
              </w:rPr>
              <w:t>AGÊNCIA NACIONAL DE ENERGIA ELÉTRICA. </w:t>
            </w:r>
            <w:r w:rsidRPr="1A442D56">
              <w:rPr>
                <w:b/>
                <w:color w:val="000000" w:themeColor="text1"/>
                <w:lang w:eastAsia="en-CA"/>
              </w:rPr>
              <w:t>Tarifas de aplicação das distribuidoras de energia elétrica</w:t>
            </w:r>
            <w:r w:rsidRPr="1A442D56">
              <w:rPr>
                <w:color w:val="000000" w:themeColor="text1"/>
                <w:lang w:eastAsia="en-CA"/>
              </w:rPr>
              <w:t>: 2022. Disponível em: https://dadosabertos.aneel.gov.br/pt_BR/dataset/tarifas-distribudoras-energia-eletrica</w:t>
            </w:r>
          </w:p>
          <w:p w:rsidRPr="002A20AE" w:rsidR="00B96F33" w:rsidP="004E0EBB" w:rsidRDefault="162ED535" w14:paraId="09E83643" w14:textId="0DF1D3FF">
            <w:pPr>
              <w:spacing w:after="240" w:line="240" w:lineRule="auto"/>
              <w:ind w:firstLine="0"/>
              <w:rPr>
                <w:szCs w:val="24"/>
              </w:rPr>
            </w:pPr>
            <w:r>
              <w:t xml:space="preserve">ASSOCIAÇÃO BRASILEIRA DE ENERGIA SOLAR FOTOVOLTAICA. </w:t>
            </w:r>
            <w:r w:rsidRPr="1A442D56">
              <w:rPr>
                <w:b/>
              </w:rPr>
              <w:t>TRF5 vai instalar mais uma usina fotovoltaica:</w:t>
            </w:r>
            <w:r>
              <w:rPr>
                <w:bCs w:val="0"/>
              </w:rPr>
              <w:t xml:space="preserve"> 2022. Disponível em</w:t>
            </w:r>
            <w:r w:rsidRPr="1A442D56" w:rsidR="1A442D56">
              <w:rPr>
                <w:szCs w:val="24"/>
              </w:rPr>
              <w:t xml:space="preserve">: </w:t>
            </w:r>
            <w:hyperlink r:id="rId39">
              <w:r w:rsidRPr="1A442D56" w:rsidR="1A442D56">
                <w:rPr>
                  <w:rStyle w:val="Hyperlink"/>
                  <w:color w:val="auto"/>
                </w:rPr>
                <w:t>https://www.absolar.org.br/noticia/trf5-vai-instalar-mais-uma-usina-fotovoltaica/</w:t>
              </w:r>
            </w:hyperlink>
            <w:r w:rsidRPr="1A442D56" w:rsidR="1A442D56">
              <w:t>. Acesso em 11 ab. 2022.</w:t>
            </w:r>
          </w:p>
        </w:tc>
      </w:tr>
      <w:tr w:rsidRPr="00B96F33" w:rsidR="00B96F33" w:rsidTr="004E0EBB" w14:paraId="3FFD654B"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5B29B51" w14:textId="77777777">
            <w:pPr>
              <w:spacing w:after="240" w:line="240" w:lineRule="auto"/>
              <w:ind w:firstLine="0"/>
              <w:rPr>
                <w:bCs w:val="0"/>
                <w:color w:val="000000"/>
                <w:szCs w:val="24"/>
                <w:lang w:val="en-CA" w:eastAsia="en-CA"/>
              </w:rPr>
            </w:pPr>
            <w:r w:rsidRPr="00B96F33">
              <w:rPr>
                <w:bCs w:val="0"/>
                <w:color w:val="000000"/>
                <w:szCs w:val="24"/>
                <w:lang w:eastAsia="en-CA"/>
              </w:rPr>
              <w:t>CAMPAGNOLO, Edson. </w:t>
            </w:r>
            <w:r w:rsidRPr="00B96F33">
              <w:rPr>
                <w:b/>
                <w:color w:val="000000"/>
                <w:szCs w:val="24"/>
                <w:lang w:eastAsia="en-CA"/>
              </w:rPr>
              <w:t>5 razões para o Brasil ter uma das energias mais caras do mundo</w:t>
            </w:r>
            <w:r w:rsidRPr="00B96F33">
              <w:rPr>
                <w:bCs w:val="0"/>
                <w:color w:val="000000"/>
                <w:szCs w:val="24"/>
                <w:lang w:eastAsia="en-CA"/>
              </w:rPr>
              <w:t>. Paraná: Agência Sistema FIEP, 2 abr. 2018. Disponível em: https://agenciafiep.com.br/2018/04/02/5-razoes-para-o-brasil-ter-uma-das-energias-mais-caras-do-mundo/. Acesso em: 11 abr. 2022.</w:t>
            </w:r>
          </w:p>
        </w:tc>
      </w:tr>
      <w:tr w:rsidRPr="00B96F33" w:rsidR="00B96F33" w:rsidTr="004E0EBB" w14:paraId="2F9DC9BF"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7723B32D" w14:textId="77777777">
            <w:pPr>
              <w:spacing w:after="240" w:line="240" w:lineRule="auto"/>
              <w:ind w:firstLine="0"/>
              <w:rPr>
                <w:bCs w:val="0"/>
                <w:color w:val="000000"/>
                <w:szCs w:val="24"/>
                <w:lang w:eastAsia="en-CA"/>
                <w:rPrChange w:author="Sanderson" w:date="2022-06-05T20:39:00Z" w:id="39">
                  <w:rPr>
                    <w:bCs w:val="0"/>
                    <w:color w:val="000000"/>
                    <w:szCs w:val="24"/>
                    <w:lang w:val="en-CA" w:eastAsia="en-CA"/>
                  </w:rPr>
                </w:rPrChange>
              </w:rPr>
            </w:pPr>
            <w:r w:rsidRPr="00B96F33">
              <w:rPr>
                <w:bCs w:val="0"/>
                <w:color w:val="000000"/>
                <w:szCs w:val="24"/>
                <w:lang w:eastAsia="en-CA"/>
              </w:rPr>
              <w:t>DEISTER, Jaqueline. </w:t>
            </w:r>
            <w:r w:rsidRPr="00B96F33">
              <w:rPr>
                <w:b/>
                <w:color w:val="000000"/>
                <w:szCs w:val="24"/>
                <w:lang w:eastAsia="en-CA"/>
              </w:rPr>
              <w:t>Aumento da conta de luz</w:t>
            </w:r>
            <w:r w:rsidRPr="00B96F33">
              <w:rPr>
                <w:bCs w:val="0"/>
                <w:color w:val="000000"/>
                <w:szCs w:val="24"/>
                <w:lang w:eastAsia="en-CA"/>
              </w:rPr>
              <w:t>: o que está por trás da "crise hídrica" instaurada no Brasil?. Rio de Janeiro: Brasil de Fato, 9 jul. 2021. Disponível em: https://www.brasildefato.com.br/2021/07/09/aumento-da-conta-de-luz-o-que-esta-por-tras-da-crise-hidrica-instaurada-no-brasil. Acesso em: 11 abr. 2022.</w:t>
            </w:r>
          </w:p>
        </w:tc>
      </w:tr>
      <w:tr w:rsidRPr="002A20AE" w:rsidR="00B96F33" w:rsidTr="004E0EBB" w14:paraId="782ACB53"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2A20AE" w14:paraId="53517CBA" w14:textId="0937D097">
            <w:pPr>
              <w:spacing w:after="240" w:line="240" w:lineRule="auto"/>
              <w:ind w:firstLine="0"/>
              <w:rPr>
                <w:rFonts w:ascii="Calibri" w:hAnsi="Calibri" w:cs="Calibri"/>
                <w:bCs w:val="0"/>
                <w:color w:val="0563C1"/>
                <w:sz w:val="22"/>
                <w:szCs w:val="22"/>
                <w:u w:val="single"/>
                <w:lang w:eastAsia="en-CA"/>
              </w:rPr>
            </w:pPr>
            <w:r w:rsidRPr="002A20AE">
              <w:rPr>
                <w:bCs w:val="0"/>
                <w:color w:val="000000"/>
                <w:szCs w:val="24"/>
                <w:lang w:eastAsia="en-CA"/>
              </w:rPr>
              <w:t>EMPRESA DE PESQUISA ENERGÉTICA. </w:t>
            </w:r>
            <w:r w:rsidRPr="00B03A5D">
              <w:rPr>
                <w:b/>
                <w:color w:val="000000"/>
                <w:szCs w:val="24"/>
                <w:lang w:eastAsia="en-CA"/>
              </w:rPr>
              <w:t>Dados do anuário estatístico de energia elétrica</w:t>
            </w:r>
            <w:r w:rsidRPr="002A20AE">
              <w:rPr>
                <w:bCs w:val="0"/>
                <w:color w:val="000000"/>
                <w:szCs w:val="24"/>
                <w:lang w:eastAsia="en-CA"/>
              </w:rPr>
              <w:t>: 2018. Disponível em: https://www.epe.gov.br/pt/publicacoes-dados-abertos/dados-abertos/dados-do-anuario-estatistico-de-energia-eletrica</w:t>
            </w:r>
          </w:p>
        </w:tc>
      </w:tr>
      <w:tr w:rsidRPr="00B96F33" w:rsidR="00B96F33" w:rsidTr="004E0EBB" w14:paraId="2139BEC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1CC7349A" w14:textId="77777777">
            <w:pPr>
              <w:spacing w:after="240" w:line="240" w:lineRule="auto"/>
              <w:ind w:firstLine="0"/>
              <w:rPr>
                <w:bCs w:val="0"/>
                <w:color w:val="000000"/>
                <w:szCs w:val="24"/>
                <w:lang w:eastAsia="en-CA"/>
                <w:rPrChange w:author="Sanderson" w:date="2022-06-05T20:39:00Z" w:id="40">
                  <w:rPr>
                    <w:bCs w:val="0"/>
                    <w:color w:val="000000"/>
                    <w:szCs w:val="24"/>
                    <w:lang w:val="en-CA" w:eastAsia="en-CA"/>
                  </w:rPr>
                </w:rPrChange>
              </w:rPr>
            </w:pPr>
            <w:r w:rsidRPr="00B96F33">
              <w:rPr>
                <w:bCs w:val="0"/>
                <w:color w:val="000000"/>
                <w:szCs w:val="24"/>
                <w:lang w:eastAsia="en-CA"/>
              </w:rPr>
              <w:t>INSP – THERM TRAFO SERVICE ENGENHARIA ELÉTRICA. </w:t>
            </w:r>
            <w:r w:rsidRPr="00B96F33">
              <w:rPr>
                <w:b/>
                <w:color w:val="000000"/>
                <w:szCs w:val="24"/>
                <w:lang w:eastAsia="en-CA"/>
              </w:rPr>
              <w:t>Por que a energia elétrica no brasil é tão cara?</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9 fev. 2021. Disponível em: https://www.insp-therm.com.br/blog/por-que-a-energia-eletrica-no-brasil-e-tao-cara/. Acesso em: 11 abr. 2022.</w:t>
            </w:r>
          </w:p>
        </w:tc>
      </w:tr>
      <w:tr w:rsidRPr="00B96F33" w:rsidR="00B96F33" w:rsidTr="004E0EBB" w14:paraId="24359877"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F57BE8A" w14:textId="77777777">
            <w:pPr>
              <w:spacing w:after="240" w:line="240" w:lineRule="auto"/>
              <w:ind w:firstLine="0"/>
              <w:rPr>
                <w:bCs w:val="0"/>
                <w:color w:val="000000"/>
                <w:szCs w:val="24"/>
                <w:lang w:val="en-CA" w:eastAsia="en-CA"/>
              </w:rPr>
            </w:pPr>
            <w:r w:rsidRPr="00B96F33">
              <w:rPr>
                <w:bCs w:val="0"/>
                <w:color w:val="000000"/>
                <w:szCs w:val="24"/>
                <w:lang w:val="en-CA" w:eastAsia="en-CA"/>
              </w:rPr>
              <w:t>INTERNATIONAL ENERGY AGENCY. Overview. </w:t>
            </w:r>
            <w:r w:rsidRPr="00B96F33">
              <w:rPr>
                <w:bCs w:val="0"/>
                <w:i/>
                <w:iCs/>
                <w:color w:val="000000"/>
                <w:szCs w:val="24"/>
                <w:lang w:val="en-CA" w:eastAsia="en-CA"/>
              </w:rPr>
              <w:t>In</w:t>
            </w:r>
            <w:r w:rsidRPr="00B96F33">
              <w:rPr>
                <w:bCs w:val="0"/>
                <w:color w:val="000000"/>
                <w:szCs w:val="24"/>
                <w:lang w:val="en-CA" w:eastAsia="en-CA"/>
              </w:rPr>
              <w:t>: </w:t>
            </w:r>
            <w:r w:rsidRPr="00B96F33">
              <w:rPr>
                <w:b/>
                <w:color w:val="000000"/>
                <w:szCs w:val="24"/>
                <w:lang w:val="en-CA" w:eastAsia="en-CA"/>
              </w:rPr>
              <w:t>Brazil</w:t>
            </w:r>
            <w:r w:rsidRPr="00B96F33">
              <w:rPr>
                <w:bCs w:val="0"/>
                <w:color w:val="000000"/>
                <w:szCs w:val="24"/>
                <w:lang w:val="en-CA" w:eastAsia="en-CA"/>
              </w:rPr>
              <w:t xml:space="preserve">.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abr 2022. Disponível em: https://www.iea.org/countries/brazil. </w:t>
            </w:r>
            <w:r w:rsidRPr="00B96F33">
              <w:rPr>
                <w:bCs w:val="0"/>
                <w:color w:val="000000"/>
                <w:szCs w:val="24"/>
                <w:lang w:val="en-CA" w:eastAsia="en-CA"/>
              </w:rPr>
              <w:t>Acesso em: 8 abr. 2022.</w:t>
            </w:r>
          </w:p>
        </w:tc>
      </w:tr>
      <w:tr w:rsidRPr="00A26C63" w:rsidR="001A346E" w:rsidTr="004E0EBB" w14:paraId="3AD84183" w14:textId="77777777">
        <w:trPr>
          <w:trHeight w:val="397"/>
        </w:trPr>
        <w:tc>
          <w:tcPr>
            <w:tcW w:w="5000" w:type="pct"/>
            <w:tcBorders>
              <w:top w:val="nil"/>
              <w:left w:val="nil"/>
              <w:bottom w:val="nil"/>
              <w:right w:val="nil"/>
            </w:tcBorders>
            <w:shd w:val="clear" w:color="auto" w:fill="auto"/>
            <w:noWrap/>
            <w:vAlign w:val="center"/>
          </w:tcPr>
          <w:p w:rsidRPr="00A26C63" w:rsidR="001A346E" w:rsidP="0061643D" w:rsidRDefault="001A346E" w14:paraId="452BC2AD" w14:textId="3B140CD8">
            <w:pPr>
              <w:spacing w:after="240" w:line="240" w:lineRule="auto"/>
              <w:ind w:firstLine="0"/>
              <w:rPr>
                <w:bCs w:val="0"/>
                <w:color w:val="000000"/>
                <w:szCs w:val="24"/>
                <w:lang w:eastAsia="en-CA"/>
              </w:rPr>
            </w:pPr>
            <w:r>
              <w:rPr>
                <w:bCs w:val="0"/>
                <w:color w:val="000000"/>
                <w:szCs w:val="24"/>
                <w:lang w:val="en-CA" w:eastAsia="en-CA"/>
              </w:rPr>
              <w:t xml:space="preserve">LAVIERI, </w:t>
            </w:r>
            <w:r w:rsidR="001D613D">
              <w:rPr>
                <w:bCs w:val="0"/>
                <w:color w:val="000000"/>
                <w:szCs w:val="24"/>
                <w:lang w:val="en-CA" w:eastAsia="en-CA"/>
              </w:rPr>
              <w:t>Edward</w:t>
            </w:r>
            <w:r w:rsidR="0061643D">
              <w:rPr>
                <w:bCs w:val="0"/>
                <w:color w:val="000000"/>
                <w:szCs w:val="24"/>
                <w:lang w:val="en-CA" w:eastAsia="en-CA"/>
              </w:rPr>
              <w:t xml:space="preserve">. </w:t>
            </w:r>
            <w:r w:rsidRPr="0061643D" w:rsidR="0061643D">
              <w:rPr>
                <w:b/>
                <w:color w:val="000000"/>
                <w:szCs w:val="24"/>
                <w:lang w:val="en-CA" w:eastAsia="en-CA"/>
              </w:rPr>
              <w:t>Hands-On Design Patterns with Java</w:t>
            </w:r>
            <w:r w:rsidR="0061643D">
              <w:rPr>
                <w:b/>
                <w:color w:val="000000"/>
                <w:szCs w:val="24"/>
                <w:lang w:val="en-CA" w:eastAsia="en-CA"/>
              </w:rPr>
              <w:t xml:space="preserve">. </w:t>
            </w:r>
            <w:r w:rsidRPr="00A26C63" w:rsidR="00D0484E">
              <w:rPr>
                <w:bCs w:val="0"/>
                <w:color w:val="000000"/>
                <w:szCs w:val="24"/>
                <w:lang w:eastAsia="en-CA"/>
              </w:rPr>
              <w:t xml:space="preserve">Packt, </w:t>
            </w:r>
            <w:r w:rsidRPr="00A26C63" w:rsidR="004A302A">
              <w:rPr>
                <w:bCs w:val="0"/>
                <w:color w:val="000000"/>
                <w:szCs w:val="24"/>
                <w:lang w:eastAsia="en-CA"/>
              </w:rPr>
              <w:t>abr. 2019</w:t>
            </w:r>
            <w:r w:rsidRPr="00A26C63" w:rsidR="00F3724E">
              <w:rPr>
                <w:bCs w:val="0"/>
                <w:color w:val="000000"/>
                <w:szCs w:val="24"/>
                <w:lang w:eastAsia="en-CA"/>
              </w:rPr>
              <w:t>. ISBN</w:t>
            </w:r>
            <w:r w:rsidRPr="00A26C63" w:rsidR="003D6551">
              <w:rPr>
                <w:bCs w:val="0"/>
                <w:color w:val="000000"/>
                <w:szCs w:val="24"/>
                <w:lang w:eastAsia="en-CA"/>
              </w:rPr>
              <w:t>: 9781789809770</w:t>
            </w:r>
            <w:r w:rsidRPr="00A26C63" w:rsidR="00A26C63">
              <w:rPr>
                <w:bCs w:val="0"/>
                <w:color w:val="000000"/>
                <w:szCs w:val="24"/>
                <w:lang w:eastAsia="en-CA"/>
              </w:rPr>
              <w:t>. Disponível e</w:t>
            </w:r>
            <w:r w:rsidR="00A26C63">
              <w:rPr>
                <w:bCs w:val="0"/>
                <w:color w:val="000000"/>
                <w:szCs w:val="24"/>
                <w:lang w:eastAsia="en-CA"/>
              </w:rPr>
              <w:t xml:space="preserve">m:&lt; </w:t>
            </w:r>
            <w:r w:rsidRPr="00A26C63" w:rsidR="00A26C63">
              <w:rPr>
                <w:bCs w:val="0"/>
                <w:i/>
                <w:iCs/>
                <w:color w:val="000000"/>
                <w:szCs w:val="24"/>
                <w:lang w:eastAsia="en-CA"/>
              </w:rPr>
              <w:t>https://subscription.packtpub.com/book/programming/9781789809770/10/ch10lvl1sec83/understanding-the-pipe-filter-pattern</w:t>
            </w:r>
            <w:r w:rsidR="00A26C63">
              <w:rPr>
                <w:bCs w:val="0"/>
                <w:color w:val="000000"/>
                <w:szCs w:val="24"/>
                <w:lang w:eastAsia="en-CA"/>
              </w:rPr>
              <w:t>&gt;. Acesso em: 25/04/2022</w:t>
            </w:r>
          </w:p>
        </w:tc>
      </w:tr>
      <w:tr w:rsidRPr="00B96F33" w:rsidR="00B96F33" w:rsidTr="004E0EBB" w14:paraId="65FAC312"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3726C906" w14:textId="77777777">
            <w:pPr>
              <w:spacing w:after="240" w:line="240" w:lineRule="auto"/>
              <w:ind w:firstLine="0"/>
              <w:rPr>
                <w:bCs w:val="0"/>
                <w:color w:val="000000"/>
                <w:szCs w:val="24"/>
                <w:lang w:val="en-CA" w:eastAsia="en-CA"/>
              </w:rPr>
            </w:pPr>
            <w:r w:rsidRPr="00B96F33">
              <w:rPr>
                <w:bCs w:val="0"/>
                <w:color w:val="000000"/>
                <w:szCs w:val="24"/>
                <w:lang w:val="en-CA" w:eastAsia="en-CA"/>
              </w:rPr>
              <w:t>LAZARD. </w:t>
            </w:r>
            <w:r w:rsidRPr="00B96F33">
              <w:rPr>
                <w:b/>
                <w:color w:val="000000"/>
                <w:szCs w:val="24"/>
                <w:lang w:val="en-CA" w:eastAsia="en-CA"/>
              </w:rPr>
              <w:t>Lazard’s levelized cost of energy analysis</w:t>
            </w:r>
            <w:r w:rsidRPr="00B96F33">
              <w:rPr>
                <w:bCs w:val="0"/>
                <w:color w:val="000000"/>
                <w:szCs w:val="24"/>
                <w:lang w:val="en-CA" w:eastAsia="en-CA"/>
              </w:rPr>
              <w:t xml:space="preserve">: Version 15.0. </w:t>
            </w:r>
            <w:r w:rsidRPr="002A20AE">
              <w:rPr>
                <w:bCs w:val="0"/>
                <w:color w:val="000000"/>
                <w:szCs w:val="24"/>
                <w:lang w:eastAsia="en-CA"/>
              </w:rPr>
              <w:t>[</w:t>
            </w:r>
            <w:r w:rsidRPr="002A20AE">
              <w:rPr>
                <w:bCs w:val="0"/>
                <w:i/>
                <w:iCs/>
                <w:color w:val="000000"/>
                <w:szCs w:val="24"/>
                <w:lang w:eastAsia="en-CA"/>
              </w:rPr>
              <w:t>S. l.</w:t>
            </w:r>
            <w:r w:rsidRPr="002A20AE">
              <w:rPr>
                <w:bCs w:val="0"/>
                <w:color w:val="000000"/>
                <w:szCs w:val="24"/>
                <w:lang w:eastAsia="en-CA"/>
              </w:rPr>
              <w:t xml:space="preserve">], out 2021. Disponível em: https://www.lazard.com/perspective/levelized-cost-of-energy-levelized-cost-of-storage-and-levelized-cost-of-hydrogen/. </w:t>
            </w:r>
            <w:r w:rsidRPr="00B96F33">
              <w:rPr>
                <w:bCs w:val="0"/>
                <w:color w:val="000000"/>
                <w:szCs w:val="24"/>
                <w:lang w:val="en-CA" w:eastAsia="en-CA"/>
              </w:rPr>
              <w:t>Acesso em: 8 abr. 2022.</w:t>
            </w:r>
          </w:p>
        </w:tc>
      </w:tr>
      <w:tr w:rsidRPr="00B96F33" w:rsidR="00B96F33" w:rsidTr="004E0EBB" w14:paraId="6FC22DA4" w14:textId="77777777">
        <w:trPr>
          <w:trHeight w:val="397"/>
        </w:trPr>
        <w:tc>
          <w:tcPr>
            <w:tcW w:w="5000" w:type="pct"/>
            <w:tcBorders>
              <w:top w:val="nil"/>
              <w:left w:val="nil"/>
              <w:bottom w:val="nil"/>
              <w:right w:val="nil"/>
            </w:tcBorders>
            <w:shd w:val="clear" w:color="auto" w:fill="auto"/>
            <w:noWrap/>
            <w:vAlign w:val="center"/>
            <w:hideMark/>
          </w:tcPr>
          <w:p w:rsidRPr="006B674F" w:rsidR="00B96F33" w:rsidP="004E0EBB" w:rsidRDefault="00B96F33" w14:paraId="601A65D9"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Agência Nacional de Energia Elétrica . </w:t>
            </w:r>
            <w:r w:rsidRPr="00B96F33">
              <w:rPr>
                <w:b/>
                <w:color w:val="000000"/>
                <w:szCs w:val="24"/>
                <w:lang w:eastAsia="en-CA"/>
              </w:rPr>
              <w:t>FAQ</w:t>
            </w:r>
            <w:r w:rsidRPr="00B96F33">
              <w:rPr>
                <w:bCs w:val="0"/>
                <w:color w:val="000000"/>
                <w:szCs w:val="24"/>
                <w:lang w:eastAsia="en-CA"/>
              </w:rPr>
              <w:t>: Tire suas dúvidas sobre a Bandeira Escassez Hídrica. 31 ago. 2021b. Disponível em: https://www.gov.br/aneel/pt-br/assuntos/noticias/2022/faq-tire-suas-duvidas-sobre-a-bandeira-escassez-hidrica. Acesso em: 11 abr. 2022.</w:t>
            </w:r>
          </w:p>
        </w:tc>
      </w:tr>
      <w:tr w:rsidRPr="002A20AE" w:rsidR="00B96F33" w:rsidTr="004E0EBB" w14:paraId="361E4B56"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075DD76E" w14:textId="77777777">
            <w:pPr>
              <w:spacing w:after="240" w:line="240" w:lineRule="auto"/>
              <w:ind w:firstLine="0"/>
              <w:rPr>
                <w:bCs w:val="0"/>
                <w:color w:val="000000"/>
                <w:szCs w:val="24"/>
                <w:lang w:eastAsia="en-CA"/>
              </w:rPr>
            </w:pPr>
            <w:r w:rsidRPr="00B96F33">
              <w:rPr>
                <w:bCs w:val="0"/>
                <w:color w:val="000000"/>
                <w:szCs w:val="24"/>
                <w:lang w:eastAsia="en-CA"/>
              </w:rPr>
              <w:t>MINISTÉRIO DE MINAS E ENERGIA. Empresa de Pesquisa Energética. </w:t>
            </w:r>
            <w:r w:rsidRPr="00B96F33">
              <w:rPr>
                <w:b/>
                <w:color w:val="000000"/>
                <w:szCs w:val="24"/>
                <w:lang w:eastAsia="en-CA"/>
              </w:rPr>
              <w:t>Balanço Energético Nacional 2021</w:t>
            </w:r>
            <w:r w:rsidRPr="00B96F33">
              <w:rPr>
                <w:bCs w:val="0"/>
                <w:color w:val="000000"/>
                <w:szCs w:val="24"/>
                <w:lang w:eastAsia="en-CA"/>
              </w:rPr>
              <w:t xml:space="preserve">: Ano base 2020. Brasil, 2021a. Disponível em: </w:t>
            </w:r>
            <w:r w:rsidRPr="00B96F33">
              <w:rPr>
                <w:bCs w:val="0"/>
                <w:color w:val="000000"/>
                <w:szCs w:val="24"/>
                <w:lang w:eastAsia="en-CA"/>
              </w:rPr>
              <w:lastRenderedPageBreak/>
              <w:t>https://www.epe.gov.br/pt/publicacoes-dados-abertos/publicacoes/balanco-energetico-nacional-2021. Acesso em: 11 abr. 2022.</w:t>
            </w:r>
          </w:p>
        </w:tc>
      </w:tr>
      <w:tr w:rsidRPr="002A20AE" w:rsidR="006E7A51" w:rsidTr="004E0EBB" w14:paraId="456FB5D7" w14:textId="77777777">
        <w:trPr>
          <w:trHeight w:val="397"/>
        </w:trPr>
        <w:tc>
          <w:tcPr>
            <w:tcW w:w="5000" w:type="pct"/>
            <w:tcBorders>
              <w:top w:val="nil"/>
              <w:left w:val="nil"/>
              <w:bottom w:val="nil"/>
              <w:right w:val="nil"/>
            </w:tcBorders>
            <w:shd w:val="clear" w:color="auto" w:fill="auto"/>
            <w:noWrap/>
            <w:vAlign w:val="center"/>
          </w:tcPr>
          <w:p w:rsidRPr="00B96F33" w:rsidR="00C12AEC" w:rsidP="004E0EBB" w:rsidRDefault="006E7A51" w14:paraId="42FED64A" w14:textId="44ED5F1B">
            <w:pPr>
              <w:spacing w:after="240" w:line="240" w:lineRule="auto"/>
              <w:ind w:firstLine="0"/>
              <w:rPr>
                <w:bCs w:val="0"/>
                <w:color w:val="000000"/>
                <w:szCs w:val="24"/>
                <w:lang w:eastAsia="en-CA"/>
              </w:rPr>
            </w:pPr>
            <w:r w:rsidRPr="00B96F33">
              <w:rPr>
                <w:bCs w:val="0"/>
                <w:color w:val="000000" w:themeColor="text1"/>
                <w:szCs w:val="24"/>
                <w:lang w:eastAsia="en-CA"/>
              </w:rPr>
              <w:lastRenderedPageBreak/>
              <w:t>OPERADOR NACIONAL DE SISTEMA ELÉTRICO. </w:t>
            </w:r>
            <w:r w:rsidRPr="00B96F33">
              <w:rPr>
                <w:b/>
                <w:color w:val="000000"/>
                <w:szCs w:val="24"/>
                <w:lang w:eastAsia="en-CA"/>
              </w:rPr>
              <w:t>Capacidade geração:</w:t>
            </w:r>
            <w:r w:rsidRPr="00B96F33">
              <w:rPr>
                <w:bCs w:val="0"/>
                <w:color w:val="000000"/>
                <w:szCs w:val="24"/>
                <w:lang w:eastAsia="en-CA"/>
              </w:rPr>
              <w:t xml:space="preserve"> 8 de abril de 2022. Disponível em: </w:t>
            </w:r>
            <w:r w:rsidRPr="004E0EBB" w:rsidR="00C12AEC">
              <w:rPr>
                <w:bCs w:val="0"/>
                <w:color w:val="000000"/>
                <w:szCs w:val="24"/>
                <w:lang w:eastAsia="en-CA"/>
              </w:rPr>
              <w:t>https://dados.ons.org.br/dataset/capacidade-geracao/resource/a6412542-f2ce-408e-b51d-19a48cc50b62?inner_span=True</w:t>
            </w:r>
          </w:p>
        </w:tc>
      </w:tr>
      <w:tr w:rsidRPr="00B96F33" w:rsidR="00B96F33" w:rsidTr="004E0EBB" w14:paraId="156EA581" w14:textId="77777777">
        <w:trPr>
          <w:trHeight w:val="397"/>
        </w:trPr>
        <w:tc>
          <w:tcPr>
            <w:tcW w:w="5000" w:type="pct"/>
            <w:tcBorders>
              <w:top w:val="nil"/>
              <w:left w:val="nil"/>
              <w:bottom w:val="nil"/>
              <w:right w:val="nil"/>
            </w:tcBorders>
            <w:shd w:val="clear" w:color="auto" w:fill="auto"/>
            <w:noWrap/>
            <w:vAlign w:val="center"/>
            <w:hideMark/>
          </w:tcPr>
          <w:p w:rsidRPr="00BC2CC4" w:rsidR="00B96F33" w:rsidP="004E0EBB" w:rsidRDefault="00B96F33" w14:paraId="433CFACF" w14:textId="77777777">
            <w:pPr>
              <w:spacing w:after="240" w:line="240" w:lineRule="auto"/>
              <w:ind w:firstLine="0"/>
              <w:rPr>
                <w:bCs w:val="0"/>
                <w:color w:val="000000"/>
                <w:szCs w:val="24"/>
                <w:lang w:eastAsia="en-CA"/>
                <w:rPrChange w:author="Sanderson" w:date="2022-06-05T20:39:00Z" w:id="41">
                  <w:rPr>
                    <w:bCs w:val="0"/>
                    <w:color w:val="000000"/>
                    <w:szCs w:val="24"/>
                    <w:lang w:val="en-CA" w:eastAsia="en-CA"/>
                  </w:rPr>
                </w:rPrChange>
              </w:rPr>
            </w:pPr>
            <w:r w:rsidRPr="00B96F33">
              <w:rPr>
                <w:bCs w:val="0"/>
                <w:color w:val="000000"/>
                <w:szCs w:val="24"/>
                <w:lang w:eastAsia="en-CA"/>
              </w:rPr>
              <w:t>REDAÇÃO RBA (ed.). </w:t>
            </w:r>
            <w:r w:rsidRPr="00B96F33">
              <w:rPr>
                <w:b/>
                <w:color w:val="000000"/>
                <w:szCs w:val="24"/>
                <w:lang w:eastAsia="en-CA"/>
              </w:rPr>
              <w:t>Culpa da chuva?</w:t>
            </w:r>
            <w:r w:rsidRPr="00B96F33">
              <w:rPr>
                <w:bCs w:val="0"/>
                <w:color w:val="000000"/>
                <w:szCs w:val="24"/>
                <w:lang w:eastAsia="en-CA"/>
              </w:rPr>
              <w:t>: Especialista mostra que conta de luz mais cara é resultado da inação do governo. São Paulo: Rede Brasil Atual, 1 set. 2021. Disponível em: https://www.redebrasilatual.com.br/ambiente/2021/09/culpa-da-chuva-especialista-mostra-que-conta-de-luz-mais-cara-e-resultado-da-inacao-do-governo/. Acesso em: 11 abr. 2022.</w:t>
            </w:r>
          </w:p>
        </w:tc>
      </w:tr>
      <w:tr w:rsidRPr="00B96F33" w:rsidR="005973DC" w:rsidTr="004E0EBB" w14:paraId="2418B856" w14:textId="77777777">
        <w:trPr>
          <w:trHeight w:val="397"/>
        </w:trPr>
        <w:tc>
          <w:tcPr>
            <w:tcW w:w="5000" w:type="pct"/>
            <w:tcBorders>
              <w:top w:val="nil"/>
              <w:left w:val="nil"/>
              <w:bottom w:val="nil"/>
              <w:right w:val="nil"/>
            </w:tcBorders>
            <w:shd w:val="clear" w:color="auto" w:fill="auto"/>
            <w:noWrap/>
            <w:vAlign w:val="center"/>
          </w:tcPr>
          <w:p w:rsidRPr="00B96F33" w:rsidR="009510BB" w:rsidP="004E0EBB" w:rsidRDefault="005973DC" w14:paraId="2225ED99" w14:textId="09286EB2">
            <w:pPr>
              <w:spacing w:after="240" w:line="240" w:lineRule="auto"/>
              <w:ind w:firstLine="0"/>
              <w:rPr>
                <w:bCs w:val="0"/>
                <w:color w:val="000000"/>
                <w:szCs w:val="24"/>
                <w:lang w:eastAsia="en-CA"/>
              </w:rPr>
            </w:pPr>
            <w:r w:rsidRPr="005D5473">
              <w:rPr>
                <w:rFonts w:ascii="Helvetica" w:hAnsi="Helvetica"/>
                <w:color w:val="3D3B49"/>
                <w:shd w:val="clear" w:color="auto" w:fill="FFFFFF"/>
                <w:rPrChange w:author="Sanderson" w:date="2022-06-05T20:39:00Z" w:id="42">
                  <w:rPr>
                    <w:rFonts w:ascii="Helvetica" w:hAnsi="Helvetica"/>
                    <w:color w:val="3D3B49"/>
                    <w:shd w:val="clear" w:color="auto" w:fill="FFFFFF"/>
                    <w:lang w:val="en-CA"/>
                  </w:rPr>
                </w:rPrChange>
              </w:rPr>
              <w:t> </w:t>
            </w:r>
            <w:r w:rsidRPr="00843E2C" w:rsidR="00CA5AFA">
              <w:rPr>
                <w:rStyle w:val="author-name"/>
                <w:bdr w:val="none" w:color="auto" w:sz="0" w:space="0" w:frame="1"/>
                <w:shd w:val="clear" w:color="auto" w:fill="FFFFFF"/>
                <w:lang w:val="en-CA"/>
              </w:rPr>
              <w:t>RICHARDS, Mark</w:t>
            </w:r>
            <w:r w:rsidR="008F05E3">
              <w:rPr>
                <w:rStyle w:val="author-name"/>
                <w:bdr w:val="none" w:color="auto" w:sz="0" w:space="0" w:frame="1"/>
                <w:shd w:val="clear" w:color="auto" w:fill="FFFFFF"/>
                <w:lang w:val="en-CA"/>
              </w:rPr>
              <w:t>.</w:t>
            </w:r>
            <w:r w:rsidRPr="00843E2C" w:rsidR="00843E2C">
              <w:rPr>
                <w:rStyle w:val="author-name"/>
                <w:bdr w:val="none" w:color="auto" w:sz="0" w:space="0" w:frame="1"/>
                <w:shd w:val="clear" w:color="auto" w:fill="FFFFFF"/>
                <w:lang w:val="en-CA"/>
              </w:rPr>
              <w:t xml:space="preserve"> </w:t>
            </w:r>
            <w:r w:rsidRPr="00843E2C" w:rsidR="00843E2C">
              <w:rPr>
                <w:rStyle w:val="author-name"/>
                <w:b/>
                <w:bCs w:val="0"/>
                <w:bdr w:val="none" w:color="auto" w:sz="0" w:space="0" w:frame="1"/>
                <w:shd w:val="clear" w:color="auto" w:fill="FFFFFF"/>
                <w:lang w:val="en-CA"/>
              </w:rPr>
              <w:t>Software Architecture Patterns</w:t>
            </w:r>
            <w:r w:rsidR="00E422CA">
              <w:rPr>
                <w:rStyle w:val="author-name"/>
                <w:b/>
                <w:bCs w:val="0"/>
                <w:bdr w:val="none" w:color="auto" w:sz="0" w:space="0" w:frame="1"/>
                <w:shd w:val="clear" w:color="auto" w:fill="FFFFFF"/>
                <w:lang w:val="en-CA"/>
              </w:rPr>
              <w:t>.</w:t>
            </w:r>
            <w:r w:rsidR="004E750E">
              <w:rPr>
                <w:rStyle w:val="author-name"/>
                <w:b/>
                <w:bCs w:val="0"/>
                <w:bdr w:val="none" w:color="auto" w:sz="0" w:space="0" w:frame="1"/>
                <w:shd w:val="clear" w:color="auto" w:fill="FFFFFF"/>
                <w:lang w:val="en-CA"/>
              </w:rPr>
              <w:t xml:space="preserve"> </w:t>
            </w:r>
            <w:r w:rsidRPr="00B90867" w:rsidR="00B90867">
              <w:rPr>
                <w:rStyle w:val="author-name"/>
                <w:bdr w:val="none" w:color="auto" w:sz="0" w:space="0" w:frame="1"/>
                <w:shd w:val="clear" w:color="auto" w:fill="FFFFFF"/>
                <w:lang w:val="en-CA"/>
              </w:rPr>
              <w:t>O'Reilly Media, Inc</w:t>
            </w:r>
            <w:r w:rsidR="00B90867">
              <w:rPr>
                <w:rStyle w:val="author-name"/>
                <w:b/>
                <w:bCs w:val="0"/>
                <w:bdr w:val="none" w:color="auto" w:sz="0" w:space="0" w:frame="1"/>
                <w:shd w:val="clear" w:color="auto" w:fill="FFFFFF"/>
                <w:lang w:val="en-CA"/>
              </w:rPr>
              <w:t>, f</w:t>
            </w:r>
            <w:r w:rsidRPr="006F6C41" w:rsidR="005A757F">
              <w:rPr>
                <w:rStyle w:val="author-name"/>
                <w:bdr w:val="none" w:color="auto" w:sz="0" w:space="0" w:frame="1"/>
                <w:shd w:val="clear" w:color="auto" w:fill="FFFFFF"/>
                <w:lang w:val="en-CA"/>
              </w:rPr>
              <w:t>e</w:t>
            </w:r>
            <w:r w:rsidR="00B90867">
              <w:rPr>
                <w:rStyle w:val="author-name"/>
                <w:bdr w:val="none" w:color="auto" w:sz="0" w:space="0" w:frame="1"/>
                <w:shd w:val="clear" w:color="auto" w:fill="FFFFFF"/>
                <w:lang w:val="en-CA"/>
              </w:rPr>
              <w:t>v</w:t>
            </w:r>
            <w:r w:rsidR="0091796E">
              <w:rPr>
                <w:rStyle w:val="author-name"/>
                <w:bdr w:val="none" w:color="auto" w:sz="0" w:space="0" w:frame="1"/>
                <w:shd w:val="clear" w:color="auto" w:fill="FFFFFF"/>
                <w:lang w:val="en-CA"/>
              </w:rPr>
              <w:t>.</w:t>
            </w:r>
            <w:r w:rsidRPr="00843E2C" w:rsidR="005A757F">
              <w:rPr>
                <w:rStyle w:val="author-name"/>
                <w:bdr w:val="none" w:color="auto" w:sz="0" w:space="0" w:frame="1"/>
                <w:shd w:val="clear" w:color="auto" w:fill="FFFFFF"/>
                <w:lang w:val="en-CA"/>
              </w:rPr>
              <w:t xml:space="preserve"> 2015.</w:t>
            </w:r>
            <w:r w:rsidR="00B90867">
              <w:rPr>
                <w:rStyle w:val="author-name"/>
                <w:bdr w:val="none" w:color="auto" w:sz="0" w:space="0" w:frame="1"/>
                <w:shd w:val="clear" w:color="auto" w:fill="FFFFFF"/>
                <w:lang w:val="en-CA"/>
              </w:rPr>
              <w:t xml:space="preserve"> </w:t>
            </w:r>
            <w:r w:rsidRPr="00AC0C5A" w:rsidR="005A757F">
              <w:rPr>
                <w:rStyle w:val="author-name"/>
                <w:bdr w:val="none" w:color="auto" w:sz="0" w:space="0" w:frame="1"/>
                <w:shd w:val="clear" w:color="auto" w:fill="FFFFFF"/>
                <w:lang w:val="en-CA"/>
              </w:rPr>
              <w:t>ISBN: 9781491924242</w:t>
            </w:r>
            <w:r w:rsidRPr="00AC0C5A" w:rsidR="00B90867">
              <w:rPr>
                <w:rStyle w:val="author-name"/>
                <w:bdr w:val="none" w:color="auto" w:sz="0" w:space="0" w:frame="1"/>
                <w:shd w:val="clear" w:color="auto" w:fill="FFFFFF"/>
                <w:lang w:val="en-CA"/>
              </w:rPr>
              <w:t xml:space="preserve">. </w:t>
            </w:r>
            <w:r w:rsidRPr="004E0EBB" w:rsidR="00B90867">
              <w:rPr>
                <w:rStyle w:val="author-name"/>
                <w:bdr w:val="none" w:color="auto" w:sz="0" w:space="0" w:frame="1"/>
                <w:shd w:val="clear" w:color="auto" w:fill="FFFFFF"/>
              </w:rPr>
              <w:t xml:space="preserve">Disponíve em: </w:t>
            </w:r>
            <w:r w:rsidRPr="004E0EBB" w:rsidR="004E0EBB">
              <w:rPr>
                <w:bCs w:val="0"/>
                <w:color w:val="000000"/>
                <w:szCs w:val="24"/>
                <w:lang w:eastAsia="en-CA"/>
              </w:rPr>
              <w:t>https://www.oreilly.com/library/view/software-architecture-patterns/9781491971437/ch01.html</w:t>
            </w:r>
            <w:r w:rsidR="004E0EBB">
              <w:rPr>
                <w:bCs w:val="0"/>
                <w:color w:val="000000"/>
                <w:szCs w:val="24"/>
                <w:lang w:eastAsia="en-CA"/>
              </w:rPr>
              <w:t>. Acesso em25 abr.2022</w:t>
            </w:r>
          </w:p>
        </w:tc>
      </w:tr>
      <w:tr w:rsidRPr="00B96F33" w:rsidR="00B96F33" w:rsidTr="004E0EBB" w14:paraId="548C3C90" w14:textId="77777777">
        <w:trPr>
          <w:trHeight w:val="397"/>
        </w:trPr>
        <w:tc>
          <w:tcPr>
            <w:tcW w:w="5000" w:type="pct"/>
            <w:tcBorders>
              <w:top w:val="nil"/>
              <w:left w:val="nil"/>
              <w:bottom w:val="nil"/>
              <w:right w:val="nil"/>
            </w:tcBorders>
            <w:shd w:val="clear" w:color="auto" w:fill="auto"/>
            <w:noWrap/>
            <w:vAlign w:val="center"/>
            <w:hideMark/>
          </w:tcPr>
          <w:p w:rsidRPr="00B96F33" w:rsidR="00B96F33" w:rsidP="004E0EBB" w:rsidRDefault="00B96F33" w14:paraId="50CFF238" w14:textId="77777777">
            <w:pPr>
              <w:spacing w:after="240" w:line="240" w:lineRule="auto"/>
              <w:ind w:firstLine="0"/>
              <w:rPr>
                <w:bCs w:val="0"/>
                <w:color w:val="000000"/>
                <w:szCs w:val="24"/>
                <w:lang w:val="en-CA" w:eastAsia="en-CA"/>
              </w:rPr>
            </w:pPr>
            <w:r w:rsidRPr="00B96F33">
              <w:rPr>
                <w:bCs w:val="0"/>
                <w:color w:val="000000"/>
                <w:szCs w:val="24"/>
                <w:lang w:eastAsia="en-CA"/>
              </w:rPr>
              <w:t>SABER ELÉTRICA. </w:t>
            </w:r>
            <w:r w:rsidRPr="00B96F33">
              <w:rPr>
                <w:b/>
                <w:color w:val="000000"/>
                <w:szCs w:val="24"/>
                <w:lang w:eastAsia="en-CA"/>
              </w:rPr>
              <w:t>5 Razões para o Brasil ter uma das Energias mais Caras do Mundo</w:t>
            </w:r>
            <w:r w:rsidRPr="00B96F33">
              <w:rPr>
                <w:bCs w:val="0"/>
                <w:color w:val="000000"/>
                <w:szCs w:val="24"/>
                <w:lang w:eastAsia="en-CA"/>
              </w:rPr>
              <w:t>. [</w:t>
            </w:r>
            <w:r w:rsidRPr="00B96F33">
              <w:rPr>
                <w:bCs w:val="0"/>
                <w:i/>
                <w:iCs/>
                <w:color w:val="000000"/>
                <w:szCs w:val="24"/>
                <w:lang w:eastAsia="en-CA"/>
              </w:rPr>
              <w:t>S. l.</w:t>
            </w:r>
            <w:r w:rsidRPr="00B96F33">
              <w:rPr>
                <w:bCs w:val="0"/>
                <w:color w:val="000000"/>
                <w:szCs w:val="24"/>
                <w:lang w:eastAsia="en-CA"/>
              </w:rPr>
              <w:t>], 2022. Disponível em: https://www.sabereletrica.com.br/energias-mais-caras-do-mundo/. Acesso em: 11 abr. 2022.</w:t>
            </w:r>
          </w:p>
        </w:tc>
      </w:tr>
      <w:tr w:rsidRPr="002A20AE" w:rsidR="00B96F33" w:rsidTr="004E0EBB" w14:paraId="426C4F09" w14:textId="77777777">
        <w:trPr>
          <w:trHeight w:val="397"/>
        </w:trPr>
        <w:tc>
          <w:tcPr>
            <w:tcW w:w="5000" w:type="pct"/>
            <w:tcBorders>
              <w:top w:val="nil"/>
              <w:left w:val="nil"/>
              <w:bottom w:val="nil"/>
              <w:right w:val="nil"/>
            </w:tcBorders>
            <w:shd w:val="clear" w:color="auto" w:fill="auto"/>
            <w:noWrap/>
            <w:vAlign w:val="center"/>
            <w:hideMark/>
          </w:tcPr>
          <w:p w:rsidRPr="002A20AE" w:rsidR="00B96F33" w:rsidP="004E0EBB" w:rsidRDefault="00B96F33" w14:paraId="22FC4192" w14:textId="77777777">
            <w:pPr>
              <w:spacing w:after="240" w:line="240" w:lineRule="auto"/>
              <w:ind w:firstLine="0"/>
              <w:rPr>
                <w:bCs w:val="0"/>
                <w:color w:val="000000"/>
                <w:szCs w:val="24"/>
                <w:lang w:eastAsia="en-CA"/>
              </w:rPr>
            </w:pPr>
            <w:r w:rsidRPr="00B96F33">
              <w:rPr>
                <w:bCs w:val="0"/>
                <w:color w:val="000000"/>
                <w:szCs w:val="24"/>
                <w:lang w:eastAsia="en-CA"/>
              </w:rPr>
              <w:t xml:space="preserve">SILVEIRA, Daniel; ALVARENGA , Darlan; GERBELLI, Luiz. </w:t>
            </w:r>
            <w:r w:rsidRPr="00B96F33">
              <w:rPr>
                <w:b/>
                <w:color w:val="000000"/>
                <w:szCs w:val="24"/>
                <w:lang w:eastAsia="en-CA"/>
              </w:rPr>
              <w:t>Conta de luz está cada vez mais cara</w:t>
            </w:r>
            <w:r w:rsidRPr="00B96F33">
              <w:rPr>
                <w:bCs w:val="0"/>
                <w:color w:val="000000"/>
                <w:szCs w:val="24"/>
                <w:lang w:eastAsia="en-CA"/>
              </w:rPr>
              <w:t>: Entenda por que ela sobe e quais os problemas dessa escalada de preços. </w:t>
            </w:r>
            <w:r w:rsidRPr="00B96F33">
              <w:rPr>
                <w:b/>
                <w:color w:val="000000"/>
                <w:szCs w:val="24"/>
                <w:lang w:eastAsia="en-CA"/>
              </w:rPr>
              <w:t>G1</w:t>
            </w:r>
            <w:r w:rsidRPr="00B96F33">
              <w:rPr>
                <w:bCs w:val="0"/>
                <w:color w:val="000000"/>
                <w:szCs w:val="24"/>
                <w:lang w:eastAsia="en-CA"/>
              </w:rPr>
              <w:t>, Rio de Janeiro e São Paulo, 27 ago. 2021. Disponível em: https://g1.globo.com/economia/noticia/2021/08/27/conta-de-luz-esta-cada-vez-mais-cara-entenda-por-que-ela-sobe-e-quais-os-problemas-dessa-escalada-de-precos.ghtml. Acesso em: 8 abr. 2022.</w:t>
            </w:r>
          </w:p>
        </w:tc>
      </w:tr>
    </w:tbl>
    <w:p w:rsidR="00D1375D" w:rsidP="004E0EBB" w:rsidRDefault="00D1375D" w14:paraId="5CE1906F" w14:textId="77777777">
      <w:pPr>
        <w:ind w:firstLine="0"/>
        <w:sectPr w:rsidR="00D1375D" w:rsidSect="00A86A0E">
          <w:footerReference w:type="default" r:id="rId40"/>
          <w:pgSz w:w="11907" w:h="16840" w:orient="portrait" w:code="9"/>
          <w:pgMar w:top="1701" w:right="1134" w:bottom="1134" w:left="1701" w:header="964" w:footer="964" w:gutter="0"/>
          <w:cols w:equalWidth="0" w:space="454">
            <w:col w:w="9072"/>
          </w:cols>
        </w:sectPr>
      </w:pPr>
    </w:p>
    <w:p w:rsidR="00C454D3" w:rsidP="00EB7B86" w:rsidRDefault="00D1375D" w14:paraId="680C9118" w14:textId="45FEFCB1">
      <w:pPr>
        <w:pStyle w:val="Ttulo1"/>
        <w:numPr>
          <w:ilvl w:val="0"/>
          <w:numId w:val="0"/>
        </w:numPr>
        <w:spacing w:before="0" w:after="0"/>
        <w:jc w:val="center"/>
      </w:pPr>
      <w:bookmarkStart w:name="_Ref103688561" w:id="43"/>
      <w:bookmarkStart w:name="_Toc1697329725" w:id="44"/>
      <w:bookmarkStart w:name="_Toc103773757" w:id="45"/>
      <w:r w:rsidRPr="00D1375D">
        <w:lastRenderedPageBreak/>
        <w:t>APÊNDICE A</w:t>
      </w:r>
      <w:r w:rsidR="001E640F">
        <w:t xml:space="preserve"> </w:t>
      </w:r>
      <w:r w:rsidRPr="001E640F" w:rsidR="001E640F">
        <w:t xml:space="preserve">- </w:t>
      </w:r>
      <w:r w:rsidRPr="001E640F" w:rsidR="00512641">
        <w:t xml:space="preserve">Roteiro </w:t>
      </w:r>
      <w:r w:rsidR="009B4771">
        <w:t xml:space="preserve">de </w:t>
      </w:r>
      <w:r w:rsidRPr="001E640F" w:rsidR="00512641">
        <w:t xml:space="preserve">Tratamento </w:t>
      </w:r>
      <w:r w:rsidR="00512641">
        <w:t>d</w:t>
      </w:r>
      <w:r w:rsidRPr="001E640F" w:rsidR="00512641">
        <w:t>e Dados</w:t>
      </w:r>
      <w:bookmarkEnd w:id="43"/>
      <w:bookmarkEnd w:id="44"/>
      <w:bookmarkEnd w:id="45"/>
    </w:p>
    <w:p w:rsidRPr="00962322" w:rsidR="00284527" w:rsidP="00F03289" w:rsidRDefault="00284527" w14:paraId="639BD1F7" w14:textId="120F64E5">
      <w:r w:rsidRPr="00962322">
        <w:t>Passo a passo do que o algoritmo de tratamento dos dados deve</w:t>
      </w:r>
      <w:r w:rsidR="00B23F98">
        <w:t>rá</w:t>
      </w:r>
      <w:r w:rsidRPr="00962322">
        <w:t xml:space="preserve"> executar</w:t>
      </w:r>
      <w:r w:rsidR="007F6C0E">
        <w:t xml:space="preserve">. As transformações devem ser salvas em novo arquivo </w:t>
      </w:r>
      <w:r w:rsidR="006B2D16">
        <w:t>.</w:t>
      </w:r>
      <w:r w:rsidRPr="007F6C0E" w:rsidR="007F6C0E">
        <w:rPr>
          <w:i/>
          <w:iCs/>
        </w:rPr>
        <w:t>csv</w:t>
      </w:r>
      <w:r w:rsidR="007F6C0E">
        <w:t xml:space="preserve">, com </w:t>
      </w:r>
      <w:r w:rsidRPr="007F6C0E" w:rsidR="007F6C0E">
        <w:rPr>
          <w:i/>
          <w:iCs/>
        </w:rPr>
        <w:t xml:space="preserve">encoding </w:t>
      </w:r>
      <w:r w:rsidR="007F6C0E">
        <w:t>em UTF-8</w:t>
      </w:r>
      <w:r w:rsidR="00F03289">
        <w:t>.</w:t>
      </w:r>
    </w:p>
    <w:p w:rsidRPr="00962322" w:rsidR="00284527" w:rsidP="00F03289" w:rsidRDefault="00226637" w14:paraId="14414BB8" w14:textId="76080A53">
      <w:pPr>
        <w:rPr>
          <w:b/>
          <w:bCs w:val="0"/>
        </w:rPr>
      </w:pPr>
      <w:r>
        <w:rPr>
          <w:b/>
        </w:rPr>
        <w:t xml:space="preserve">A ) </w:t>
      </w:r>
      <w:r w:rsidRPr="00962322" w:rsidR="00284527">
        <w:rPr>
          <w:b/>
        </w:rPr>
        <w:t>Base Consumo (</w:t>
      </w:r>
      <w:r w:rsidR="00B23F98">
        <w:rPr>
          <w:b/>
        </w:rPr>
        <w:t xml:space="preserve">Responsável: </w:t>
      </w:r>
      <w:r w:rsidRPr="00962322" w:rsidR="00284527">
        <w:rPr>
          <w:b/>
        </w:rPr>
        <w:t>D</w:t>
      </w:r>
      <w:r w:rsidR="00B23F98">
        <w:rPr>
          <w:b/>
        </w:rPr>
        <w:t>ouglas</w:t>
      </w:r>
      <w:r w:rsidRPr="00962322" w:rsidR="00284527">
        <w:rPr>
          <w:b/>
        </w:rPr>
        <w:t>)</w:t>
      </w:r>
    </w:p>
    <w:p w:rsidRPr="00962322" w:rsidR="00284527" w:rsidP="00F03289" w:rsidRDefault="00284527" w14:paraId="280282EC" w14:textId="0091693E">
      <w:pPr>
        <w:rPr>
          <w:i/>
          <w:iCs/>
        </w:rPr>
      </w:pPr>
      <w:r w:rsidRPr="00962322">
        <w:rPr>
          <w:i/>
          <w:iCs/>
        </w:rPr>
        <w:t xml:space="preserve">Fonte: EPE </w:t>
      </w:r>
      <w:r w:rsidRPr="00962322" w:rsidR="007F6C0E">
        <w:rPr>
          <w:i/>
          <w:iCs/>
        </w:rPr>
        <w:t>Anuário</w:t>
      </w:r>
      <w:r w:rsidRPr="00962322">
        <w:rPr>
          <w:i/>
          <w:iCs/>
        </w:rPr>
        <w:t xml:space="preserve"> </w:t>
      </w:r>
      <w:r w:rsidRPr="00962322" w:rsidR="007F6C0E">
        <w:rPr>
          <w:i/>
          <w:iCs/>
        </w:rPr>
        <w:t>Estatístico</w:t>
      </w:r>
      <w:r w:rsidRPr="00962322">
        <w:rPr>
          <w:i/>
          <w:iCs/>
        </w:rPr>
        <w:t xml:space="preserve"> de Energia</w:t>
      </w:r>
    </w:p>
    <w:p w:rsidRPr="00284527" w:rsidR="00284527" w:rsidP="00EC0E4A" w:rsidRDefault="00284527" w14:paraId="0365709A" w14:textId="2BC0082E">
      <w:pPr>
        <w:pStyle w:val="PargrafodaLista"/>
        <w:numPr>
          <w:ilvl w:val="0"/>
          <w:numId w:val="4"/>
        </w:numPr>
        <w:spacing w:after="160" w:line="259" w:lineRule="auto"/>
        <w:rPr/>
      </w:pPr>
      <w:r w:rsidR="2718E158">
        <w:rPr/>
        <w:t xml:space="preserve">Descartar colunas: </w:t>
      </w:r>
      <w:r w:rsidR="2D60692A">
        <w:rPr/>
        <w:t>2</w:t>
      </w:r>
      <w:r w:rsidR="2718E158">
        <w:rPr/>
        <w:t xml:space="preserve">, </w:t>
      </w:r>
      <w:r w:rsidR="2D60692A">
        <w:rPr/>
        <w:t>6</w:t>
      </w:r>
      <w:r w:rsidR="2718E158">
        <w:rPr/>
        <w:t xml:space="preserve"> a</w:t>
      </w:r>
      <w:r w:rsidR="5AB32C82">
        <w:rPr/>
        <w:t xml:space="preserve"> 11</w:t>
      </w:r>
      <w:r w:rsidR="2718E158">
        <w:rPr/>
        <w:t>.</w:t>
      </w:r>
    </w:p>
    <w:p w:rsidRPr="00284527" w:rsidR="00284527" w:rsidP="00EC0E4A" w:rsidRDefault="00284527" w14:paraId="659D87C1" w14:textId="1960DA24">
      <w:pPr>
        <w:pStyle w:val="PargrafodaLista"/>
        <w:numPr>
          <w:ilvl w:val="0"/>
          <w:numId w:val="4"/>
        </w:numPr>
        <w:spacing w:after="160" w:line="259" w:lineRule="auto"/>
        <w:rPr/>
      </w:pPr>
      <w:r w:rsidR="2718E158">
        <w:rPr/>
        <w:t xml:space="preserve">Reformatar coluna </w:t>
      </w:r>
      <w:r w:rsidR="5AB32C82">
        <w:rPr/>
        <w:t>1</w:t>
      </w:r>
      <w:r w:rsidR="2718E158">
        <w:rPr/>
        <w:t xml:space="preserve"> </w:t>
      </w:r>
      <w:r w:rsidR="5AB32C82">
        <w:rPr/>
        <w:t>(</w:t>
      </w:r>
      <w:r w:rsidR="2718E158">
        <w:rPr/>
        <w:t>Data</w:t>
      </w:r>
      <w:r w:rsidR="5AB32C82">
        <w:rPr/>
        <w:t>)</w:t>
      </w:r>
      <w:r w:rsidR="2718E158">
        <w:rPr/>
        <w:t xml:space="preserve"> </w:t>
      </w:r>
      <w:r w:rsidR="6A5E7778">
        <w:rPr/>
        <w:t>e 4</w:t>
      </w:r>
      <w:r w:rsidR="2718E158">
        <w:rPr/>
        <w:t xml:space="preserve"> </w:t>
      </w:r>
      <w:r w:rsidR="6A5E7778">
        <w:rPr/>
        <w:t>(</w:t>
      </w:r>
      <w:r w:rsidR="2718E158">
        <w:rPr/>
        <w:t>SetorN1</w:t>
      </w:r>
      <w:r w:rsidR="6A5E7778">
        <w:rPr/>
        <w:t>).</w:t>
      </w:r>
    </w:p>
    <w:p w:rsidRPr="00284527" w:rsidR="00284527" w:rsidP="00EC0E4A" w:rsidRDefault="00284527" w14:paraId="7D2C38D5" w14:textId="6C302305">
      <w:pPr>
        <w:pStyle w:val="PargrafodaLista"/>
        <w:numPr>
          <w:ilvl w:val="0"/>
          <w:numId w:val="4"/>
        </w:numPr>
        <w:spacing w:after="160" w:line="259" w:lineRule="auto"/>
        <w:rPr/>
      </w:pPr>
      <w:r w:rsidR="2718E158">
        <w:rPr/>
        <w:t>Agregar linhas repetidas somando para Consumo e Consumidores</w:t>
      </w:r>
      <w:r w:rsidR="6A5E7778">
        <w:rPr/>
        <w:t>.</w:t>
      </w:r>
    </w:p>
    <w:p w:rsidRPr="00284527" w:rsidR="00284527" w:rsidP="00F03289" w:rsidRDefault="00226637" w14:paraId="248D3CEA" w14:textId="655D7B2C">
      <w:pPr>
        <w:rPr>
          <w:b/>
          <w:bCs w:val="0"/>
        </w:rPr>
      </w:pPr>
      <w:r>
        <w:rPr>
          <w:b/>
        </w:rPr>
        <w:t xml:space="preserve">B) </w:t>
      </w:r>
      <w:r w:rsidRPr="00284527" w:rsidR="00284527">
        <w:rPr>
          <w:b/>
        </w:rPr>
        <w:t>Base Tarifa (</w:t>
      </w:r>
      <w:r w:rsidR="00B23F98">
        <w:rPr>
          <w:b/>
        </w:rPr>
        <w:t xml:space="preserve">Responsável: </w:t>
      </w:r>
      <w:r w:rsidRPr="00284527" w:rsidR="00284527">
        <w:rPr>
          <w:b/>
        </w:rPr>
        <w:t>B</w:t>
      </w:r>
      <w:r w:rsidR="00B23F98">
        <w:rPr>
          <w:b/>
        </w:rPr>
        <w:t>runo</w:t>
      </w:r>
      <w:r w:rsidRPr="00284527" w:rsidR="00284527">
        <w:rPr>
          <w:b/>
        </w:rPr>
        <w:t>)</w:t>
      </w:r>
    </w:p>
    <w:p w:rsidRPr="00284527" w:rsidR="00284527" w:rsidP="00F03289" w:rsidRDefault="00284527" w14:paraId="5966A876" w14:textId="77777777">
      <w:pPr>
        <w:rPr>
          <w:i/>
          <w:iCs/>
        </w:rPr>
      </w:pPr>
      <w:r w:rsidRPr="00284527">
        <w:rPr>
          <w:i/>
          <w:iCs/>
        </w:rPr>
        <w:t>Fonte ANEEL Tarifas Homologadas Distribuidoras</w:t>
      </w:r>
    </w:p>
    <w:p w:rsidR="00284527" w:rsidP="00EC0E4A" w:rsidRDefault="00284527" w14:paraId="52598D55" w14:textId="77777777">
      <w:pPr>
        <w:pStyle w:val="PargrafodaLista"/>
        <w:numPr>
          <w:ilvl w:val="0"/>
          <w:numId w:val="7"/>
        </w:numPr>
        <w:spacing w:after="160" w:line="259" w:lineRule="auto"/>
        <w:rPr/>
      </w:pPr>
      <w:r w:rsidR="2718E158">
        <w:rPr/>
        <w:t>Converter todos os preços para R$/MWh</w:t>
      </w:r>
    </w:p>
    <w:p w:rsidR="003F5EBE" w:rsidP="00EC0E4A" w:rsidRDefault="003F5EBE" w14:paraId="60C1D0D2" w14:textId="1196847A">
      <w:pPr>
        <w:pStyle w:val="PargrafodaLista"/>
        <w:numPr>
          <w:ilvl w:val="0"/>
          <w:numId w:val="7"/>
        </w:numPr>
        <w:spacing w:after="160" w:line="259" w:lineRule="auto"/>
        <w:rPr/>
      </w:pPr>
      <w:r w:rsidR="2D6481C1">
        <w:rPr/>
        <w:t>Converter datas para formato apropriado</w:t>
      </w:r>
    </w:p>
    <w:p w:rsidRPr="00284527" w:rsidR="003F5EBE" w:rsidP="00EC0E4A" w:rsidRDefault="003F5EBE" w14:paraId="7B8F1CEA" w14:textId="5B719443">
      <w:pPr>
        <w:pStyle w:val="PargrafodaLista"/>
        <w:numPr>
          <w:ilvl w:val="0"/>
          <w:numId w:val="7"/>
        </w:numPr>
        <w:spacing w:after="160" w:line="259" w:lineRule="auto"/>
        <w:rPr/>
      </w:pPr>
      <w:r w:rsidR="2D6481C1">
        <w:rPr/>
        <w:t>Converter divisores decimais</w:t>
      </w:r>
    </w:p>
    <w:p w:rsidRPr="00284527" w:rsidR="00284527" w:rsidP="00EC0E4A" w:rsidRDefault="00284527" w14:paraId="3BA72EE8" w14:textId="2492BA7A">
      <w:pPr>
        <w:pStyle w:val="PargrafodaLista"/>
        <w:numPr>
          <w:ilvl w:val="0"/>
          <w:numId w:val="7"/>
        </w:numPr>
        <w:spacing w:after="160" w:line="259" w:lineRule="auto"/>
        <w:rPr/>
      </w:pPr>
      <w:r w:rsidR="2718E158">
        <w:rPr/>
        <w:t xml:space="preserve">Descartar colunas: </w:t>
      </w:r>
      <w:r w:rsidR="15E917E3">
        <w:rPr/>
        <w:t>1, 2</w:t>
      </w:r>
      <w:r w:rsidR="689DFFE2">
        <w:rPr/>
        <w:t>.</w:t>
      </w:r>
    </w:p>
    <w:p w:rsidRPr="00284527" w:rsidR="00284527" w:rsidP="00EC0E4A" w:rsidRDefault="00284527" w14:paraId="238669DD" w14:textId="77777777">
      <w:pPr>
        <w:pStyle w:val="PargrafodaLista"/>
        <w:numPr>
          <w:ilvl w:val="0"/>
          <w:numId w:val="7"/>
        </w:numPr>
        <w:spacing w:line="259" w:lineRule="auto"/>
        <w:rPr/>
      </w:pPr>
      <w:r w:rsidR="2718E158">
        <w:rPr/>
        <w:t>Criar relação mês a mês de acordo com as datas de início e fim das tarifas.</w:t>
      </w:r>
    </w:p>
    <w:p w:rsidRPr="00284527" w:rsidR="00284527" w:rsidP="00F03289" w:rsidRDefault="00382EC9" w14:paraId="769815C7" w14:textId="0760CBFB">
      <w:pPr>
        <w:spacing w:after="160" w:line="259" w:lineRule="auto"/>
        <w:ind w:left="1080" w:firstLine="0"/>
      </w:pPr>
      <w:r>
        <w:t xml:space="preserve">Ex: </w:t>
      </w:r>
      <w:r w:rsidRPr="00284527" w:rsidR="00284527">
        <w:t xml:space="preserve">Mês </w:t>
      </w:r>
      <w:r w:rsidR="00070119">
        <w:t>n</w:t>
      </w:r>
      <w:r w:rsidRPr="00284527" w:rsidR="00284527">
        <w:t xml:space="preserve">, percorrer linhas da base, caso mês </w:t>
      </w:r>
      <w:r w:rsidR="00070119">
        <w:t>n estiver</w:t>
      </w:r>
      <w:r w:rsidRPr="00284527" w:rsidR="00284527">
        <w:t xml:space="preserve"> entre DataInicio e DataFim, inserir dados na linha</w:t>
      </w:r>
      <w:r w:rsidR="00070119">
        <w:t>.</w:t>
      </w:r>
      <w:r w:rsidRPr="00284527" w:rsidR="00284527">
        <w:t xml:space="preserve"> </w:t>
      </w:r>
      <w:r w:rsidR="00070119">
        <w:t>P</w:t>
      </w:r>
      <w:r w:rsidRPr="00284527" w:rsidR="00284527">
        <w:t>róximo mês.</w:t>
      </w:r>
      <w:r w:rsidR="00070119">
        <w:t xml:space="preserve"> Loop até fim.</w:t>
      </w:r>
    </w:p>
    <w:p w:rsidRPr="00284527" w:rsidR="00284527" w:rsidP="00F03289" w:rsidRDefault="00226637" w14:paraId="438872F9" w14:textId="210A3316">
      <w:pPr>
        <w:rPr>
          <w:b/>
          <w:bCs w:val="0"/>
        </w:rPr>
      </w:pPr>
      <w:r>
        <w:rPr>
          <w:b/>
        </w:rPr>
        <w:t xml:space="preserve">C) </w:t>
      </w:r>
      <w:r w:rsidRPr="00284527" w:rsidR="00284527">
        <w:rPr>
          <w:b/>
        </w:rPr>
        <w:t>Base Capacidade de Geração (</w:t>
      </w:r>
      <w:r w:rsidR="00B23F98">
        <w:rPr>
          <w:b/>
        </w:rPr>
        <w:t xml:space="preserve">Responsável: </w:t>
      </w:r>
      <w:r w:rsidRPr="00284527" w:rsidR="00284527">
        <w:rPr>
          <w:b/>
        </w:rPr>
        <w:t>A</w:t>
      </w:r>
      <w:r w:rsidR="00B23F98">
        <w:rPr>
          <w:b/>
        </w:rPr>
        <w:t>nselmo</w:t>
      </w:r>
      <w:r w:rsidRPr="00284527" w:rsidR="00284527">
        <w:rPr>
          <w:b/>
        </w:rPr>
        <w:t>)</w:t>
      </w:r>
    </w:p>
    <w:p w:rsidRPr="00284527" w:rsidR="00284527" w:rsidP="00F03289" w:rsidRDefault="00284527" w14:paraId="64AF81B6" w14:textId="77777777">
      <w:pPr>
        <w:rPr>
          <w:i/>
          <w:iCs/>
        </w:rPr>
      </w:pPr>
      <w:r w:rsidRPr="00284527">
        <w:rPr>
          <w:i/>
          <w:iCs/>
        </w:rPr>
        <w:t>Fonte: ANEEL SIGA Empreendimentos Geração</w:t>
      </w:r>
    </w:p>
    <w:p w:rsidRPr="00284527" w:rsidR="00284527" w:rsidP="00EC0E4A" w:rsidRDefault="00284527" w14:paraId="3C10195B" w14:textId="6E1620EF">
      <w:pPr>
        <w:pStyle w:val="PargrafodaLista"/>
        <w:numPr>
          <w:ilvl w:val="0"/>
          <w:numId w:val="17"/>
        </w:numPr>
        <w:spacing w:after="160" w:line="259" w:lineRule="auto"/>
        <w:rPr/>
      </w:pPr>
      <w:r w:rsidR="2718E158">
        <w:rPr/>
        <w:t xml:space="preserve">Descartar colunas: </w:t>
      </w:r>
      <w:r w:rsidR="2718E158">
        <w:rPr/>
        <w:t>1</w:t>
      </w:r>
      <w:r w:rsidR="7BAD6126">
        <w:rPr/>
        <w:t xml:space="preserve">, 3, 6, 7, 8, 10, 13, 14, 15, </w:t>
      </w:r>
      <w:r w:rsidR="15E917E3">
        <w:rPr/>
        <w:t>18, 19, 20</w:t>
      </w:r>
    </w:p>
    <w:p w:rsidRPr="00284527" w:rsidR="00284527" w:rsidP="00EC0E4A" w:rsidRDefault="00284527" w14:paraId="50A983A9" w14:textId="77777777">
      <w:pPr>
        <w:pStyle w:val="PargrafodaLista"/>
        <w:numPr>
          <w:ilvl w:val="0"/>
          <w:numId w:val="17"/>
        </w:numPr>
        <w:spacing w:after="160" w:line="259" w:lineRule="auto"/>
        <w:rPr/>
      </w:pPr>
      <w:r w:rsidR="2718E158">
        <w:rPr/>
        <w:t xml:space="preserve">Selecionar apenas linhas onde </w:t>
      </w:r>
      <w:proofErr w:type="spellStart"/>
      <w:r w:rsidR="2718E158">
        <w:rPr/>
        <w:t>DscFaseUsina</w:t>
      </w:r>
      <w:proofErr w:type="spellEnd"/>
      <w:r w:rsidR="2718E158">
        <w:rPr/>
        <w:t xml:space="preserve"> : “Operação”</w:t>
      </w:r>
    </w:p>
    <w:p w:rsidRPr="00962322" w:rsidR="00284527" w:rsidP="00EC0E4A" w:rsidRDefault="00284527" w14:paraId="122CCECD" w14:textId="77777777">
      <w:pPr>
        <w:pStyle w:val="PargrafodaLista"/>
        <w:numPr>
          <w:ilvl w:val="0"/>
          <w:numId w:val="17"/>
        </w:numPr>
        <w:spacing w:after="160" w:line="259" w:lineRule="auto"/>
        <w:rPr/>
      </w:pPr>
      <w:r w:rsidR="2718E158">
        <w:rPr/>
        <w:t xml:space="preserve">Descartar coluna </w:t>
      </w:r>
      <w:proofErr w:type="spellStart"/>
      <w:r w:rsidR="2718E158">
        <w:rPr/>
        <w:t>DscFaseUsina</w:t>
      </w:r>
      <w:proofErr w:type="spellEnd"/>
    </w:p>
    <w:p w:rsidRPr="00716E51" w:rsidR="00284527" w:rsidP="00EC0E4A" w:rsidRDefault="00284527" w14:paraId="08D81D5E" w14:textId="265D4B82">
      <w:pPr>
        <w:pStyle w:val="PargrafodaLista"/>
        <w:numPr>
          <w:ilvl w:val="0"/>
          <w:numId w:val="17"/>
        </w:numPr>
        <w:spacing w:after="160" w:line="259" w:lineRule="auto"/>
        <w:rPr/>
      </w:pPr>
      <w:r w:rsidR="2718E158">
        <w:rPr/>
        <w:t xml:space="preserve">Criar colunas “Início considerado” e “Fim considerado”. Utilizar de árvore de regras para definir quais datas utilizar </w:t>
      </w:r>
      <w:r w:rsidR="5445A49E">
        <w:rPr/>
        <w:t xml:space="preserve">a partir das colunas de Data Entrada Operação, Data </w:t>
      </w:r>
      <w:proofErr w:type="gramStart"/>
      <w:r w:rsidR="5445A49E">
        <w:rPr/>
        <w:t>Inicio</w:t>
      </w:r>
      <w:proofErr w:type="gramEnd"/>
      <w:r w:rsidR="5445A49E">
        <w:rPr/>
        <w:t xml:space="preserve"> </w:t>
      </w:r>
      <w:proofErr w:type="spellStart"/>
      <w:r w:rsidR="5445A49E">
        <w:rPr/>
        <w:t>Vigencia</w:t>
      </w:r>
      <w:proofErr w:type="spellEnd"/>
      <w:r w:rsidR="5445A49E">
        <w:rPr/>
        <w:t xml:space="preserve"> e Data Fim </w:t>
      </w:r>
      <w:proofErr w:type="spellStart"/>
      <w:r w:rsidR="5445A49E">
        <w:rPr/>
        <w:t>Vigencia</w:t>
      </w:r>
      <w:proofErr w:type="spellEnd"/>
      <w:r w:rsidR="5445A49E">
        <w:rPr/>
        <w:t>.</w:t>
      </w:r>
    </w:p>
    <w:p w:rsidRPr="00716E51" w:rsidR="00284527" w:rsidP="00EC0E4A" w:rsidRDefault="00284527" w14:paraId="65EB46C9" w14:textId="685E79E1">
      <w:pPr>
        <w:pStyle w:val="PargrafodaLista"/>
        <w:numPr>
          <w:ilvl w:val="0"/>
          <w:numId w:val="17"/>
        </w:numPr>
        <w:spacing w:after="160" w:line="259" w:lineRule="auto"/>
        <w:rPr/>
      </w:pPr>
      <w:r w:rsidR="2718E158">
        <w:rPr/>
        <w:t>Tratar Datas restantes (Colunas início e fim considerado podem ter trazido erros)</w:t>
      </w:r>
      <w:r w:rsidR="45BC42BD">
        <w:rPr/>
        <w:t>.</w:t>
      </w:r>
    </w:p>
    <w:p w:rsidRPr="00962322" w:rsidR="00284527" w:rsidP="00EC0E4A" w:rsidRDefault="00284527" w14:paraId="2287A7EA" w14:textId="77777777">
      <w:pPr>
        <w:pStyle w:val="PargrafodaLista"/>
        <w:numPr>
          <w:ilvl w:val="0"/>
          <w:numId w:val="17"/>
        </w:numPr>
        <w:spacing w:after="160" w:line="259" w:lineRule="auto"/>
        <w:rPr/>
      </w:pPr>
      <w:r w:rsidR="2718E158">
        <w:rPr/>
        <w:t>Criar relação mês a mês de acordo com as datas de início e fim consideradas, com script.</w:t>
      </w:r>
    </w:p>
    <w:p w:rsidRPr="00284527" w:rsidR="00070119" w:rsidP="00F03289" w:rsidRDefault="00070119" w14:paraId="5A415868" w14:textId="77777777">
      <w:pPr>
        <w:pStyle w:val="PargrafodaLista"/>
        <w:spacing w:after="160" w:line="259" w:lineRule="auto"/>
        <w:ind w:left="1134" w:firstLine="1"/>
      </w:pPr>
      <w:r>
        <w:t xml:space="preserve">Ex: </w:t>
      </w:r>
      <w:r w:rsidRPr="00284527">
        <w:t xml:space="preserve">Mês </w:t>
      </w:r>
      <w:r>
        <w:t>n</w:t>
      </w:r>
      <w:r w:rsidRPr="00284527">
        <w:t xml:space="preserve">, percorrer linhas da base, caso mês </w:t>
      </w:r>
      <w:r>
        <w:t>n estiver</w:t>
      </w:r>
      <w:r w:rsidRPr="00284527">
        <w:t xml:space="preserve"> entre DataInicio e DataFim, inserir dados na linha</w:t>
      </w:r>
      <w:r>
        <w:t>.</w:t>
      </w:r>
      <w:r w:rsidRPr="00284527">
        <w:t xml:space="preserve"> </w:t>
      </w:r>
      <w:r>
        <w:t>P</w:t>
      </w:r>
      <w:r w:rsidRPr="00284527">
        <w:t>róximo mês.</w:t>
      </w:r>
      <w:r>
        <w:t xml:space="preserve"> Loop até fim.</w:t>
      </w:r>
    </w:p>
    <w:p w:rsidRPr="00962322" w:rsidR="00284527" w:rsidP="00F03289" w:rsidRDefault="00226637" w14:paraId="71109AAE" w14:textId="58198BB4">
      <w:pPr>
        <w:rPr>
          <w:b/>
          <w:bCs w:val="0"/>
        </w:rPr>
      </w:pPr>
      <w:r>
        <w:rPr>
          <w:b/>
        </w:rPr>
        <w:t xml:space="preserve">D) </w:t>
      </w:r>
      <w:r w:rsidRPr="00962322" w:rsidR="00284527">
        <w:rPr>
          <w:b/>
        </w:rPr>
        <w:t>Base Disponibilidade de Geração (</w:t>
      </w:r>
      <w:r w:rsidR="00B23F98">
        <w:rPr>
          <w:b/>
        </w:rPr>
        <w:t xml:space="preserve">Responsável: </w:t>
      </w:r>
      <w:r w:rsidRPr="00962322" w:rsidR="00284527">
        <w:rPr>
          <w:b/>
        </w:rPr>
        <w:t>S</w:t>
      </w:r>
      <w:r w:rsidR="00B23F98">
        <w:rPr>
          <w:b/>
        </w:rPr>
        <w:t>anderson</w:t>
      </w:r>
      <w:r w:rsidRPr="00962322" w:rsidR="00284527">
        <w:rPr>
          <w:b/>
        </w:rPr>
        <w:t>)</w:t>
      </w:r>
    </w:p>
    <w:p w:rsidRPr="00962322" w:rsidR="00284527" w:rsidP="00F03289" w:rsidRDefault="00284527" w14:paraId="250AE6FF" w14:textId="77777777">
      <w:pPr>
        <w:rPr>
          <w:i/>
          <w:iCs/>
        </w:rPr>
      </w:pPr>
      <w:r w:rsidRPr="00962322">
        <w:rPr>
          <w:i/>
          <w:iCs/>
        </w:rPr>
        <w:t>Fonte: ONS Disponibilidade</w:t>
      </w:r>
    </w:p>
    <w:p w:rsidRPr="00962322" w:rsidR="00284527" w:rsidP="00EC0E4A" w:rsidRDefault="00284527" w14:paraId="2E4C79C3" w14:textId="0339D56E">
      <w:pPr>
        <w:pStyle w:val="PargrafodaLista"/>
        <w:numPr>
          <w:ilvl w:val="0"/>
          <w:numId w:val="3"/>
        </w:numPr>
        <w:spacing w:after="160" w:line="259" w:lineRule="auto"/>
        <w:rPr>
          <w:i/>
          <w:iCs/>
        </w:rPr>
      </w:pPr>
      <w:r w:rsidRPr="00962322">
        <w:t>Anos em arquivos separados, percorrer os arquivos e juntá-los em um só adicionando as linhas de um sob o outro</w:t>
      </w:r>
      <w:r w:rsidR="00F03289">
        <w:t>.</w:t>
      </w:r>
    </w:p>
    <w:p w:rsidRPr="00962322" w:rsidR="00284527" w:rsidP="00EC0E4A" w:rsidRDefault="00284527" w14:paraId="46E7FF5D" w14:textId="77777777">
      <w:pPr>
        <w:pStyle w:val="PargrafodaLista"/>
        <w:numPr>
          <w:ilvl w:val="0"/>
          <w:numId w:val="3"/>
        </w:numPr>
        <w:spacing w:after="160" w:line="259" w:lineRule="auto"/>
        <w:rPr>
          <w:i/>
          <w:iCs/>
        </w:rPr>
      </w:pPr>
      <w:r w:rsidRPr="00962322">
        <w:t>Base utiliza “.” como separador decimal, caso necessário, converter.</w:t>
      </w:r>
    </w:p>
    <w:p w:rsidRPr="00962322" w:rsidR="00284527" w:rsidP="00D874E2" w:rsidRDefault="00226637" w14:paraId="1FF820A1" w14:textId="0D28AC34">
      <w:pPr>
        <w:rPr>
          <w:b/>
          <w:bCs w:val="0"/>
        </w:rPr>
      </w:pPr>
      <w:r>
        <w:rPr>
          <w:b/>
        </w:rPr>
        <w:t xml:space="preserve">E) </w:t>
      </w:r>
      <w:r w:rsidRPr="00962322" w:rsidR="00284527">
        <w:rPr>
          <w:b/>
        </w:rPr>
        <w:t xml:space="preserve">Base Carga de Energia </w:t>
      </w:r>
      <w:r w:rsidRPr="00962322">
        <w:rPr>
          <w:b/>
        </w:rPr>
        <w:t>(</w:t>
      </w:r>
      <w:r>
        <w:rPr>
          <w:b/>
        </w:rPr>
        <w:t xml:space="preserve">Responsável: </w:t>
      </w:r>
      <w:r w:rsidRPr="00962322">
        <w:rPr>
          <w:b/>
        </w:rPr>
        <w:t>S</w:t>
      </w:r>
      <w:r>
        <w:rPr>
          <w:b/>
        </w:rPr>
        <w:t>anderson</w:t>
      </w:r>
      <w:r w:rsidRPr="00962322">
        <w:rPr>
          <w:b/>
        </w:rPr>
        <w:t>)</w:t>
      </w:r>
    </w:p>
    <w:p w:rsidRPr="00962322" w:rsidR="00284527" w:rsidP="00D874E2" w:rsidRDefault="00284527" w14:paraId="0D088B7F" w14:textId="77777777">
      <w:pPr>
        <w:rPr>
          <w:i/>
          <w:iCs/>
        </w:rPr>
      </w:pPr>
      <w:r w:rsidRPr="00962322">
        <w:rPr>
          <w:i/>
          <w:iCs/>
        </w:rPr>
        <w:t>Fonte: ONS Carga de Energia</w:t>
      </w:r>
    </w:p>
    <w:p w:rsidR="00F03289" w:rsidP="00EC0E4A" w:rsidRDefault="00284527" w14:paraId="52E5E185" w14:textId="105FA1BC">
      <w:pPr>
        <w:pStyle w:val="PargrafodaLista"/>
        <w:numPr>
          <w:ilvl w:val="0"/>
          <w:numId w:val="20"/>
        </w:numPr>
        <w:spacing w:after="160" w:line="240" w:lineRule="auto"/>
        <w:ind w:firstLine="0"/>
      </w:pPr>
      <w:r w:rsidRPr="00962322">
        <w:t>Anos em arquivos separados, percorrer os arquivos e juntá-los em um só adicionando as linhas de um sob o outro.</w:t>
      </w:r>
      <w:r w:rsidR="00F03289">
        <w:br w:type="page"/>
      </w:r>
    </w:p>
    <w:p w:rsidR="00F03289" w:rsidP="009B4771" w:rsidRDefault="00F03289" w14:paraId="1D255572" w14:textId="525262D6">
      <w:pPr>
        <w:pStyle w:val="Ttulo1"/>
        <w:numPr>
          <w:ilvl w:val="0"/>
          <w:numId w:val="0"/>
        </w:numPr>
        <w:spacing w:before="0"/>
        <w:jc w:val="center"/>
      </w:pPr>
      <w:bookmarkStart w:name="_Ref103688621" w:id="46"/>
      <w:bookmarkStart w:name="_Toc946229245" w:id="47"/>
      <w:bookmarkStart w:name="_Toc103773758" w:id="48"/>
      <w:r w:rsidRPr="00D1375D">
        <w:lastRenderedPageBreak/>
        <w:t xml:space="preserve">APÊNDICE </w:t>
      </w:r>
      <w:r>
        <w:t xml:space="preserve">B </w:t>
      </w:r>
      <w:r w:rsidRPr="001E640F">
        <w:t xml:space="preserve">- </w:t>
      </w:r>
      <w:r w:rsidRPr="003F1B2F" w:rsidR="003F1B2F">
        <w:t>Roteiro de Análise de Dados</w:t>
      </w:r>
      <w:bookmarkEnd w:id="46"/>
      <w:bookmarkEnd w:id="47"/>
      <w:bookmarkEnd w:id="48"/>
    </w:p>
    <w:p w:rsidR="00DF576A" w:rsidP="00DF576A" w:rsidRDefault="00DF576A" w14:paraId="6D21B849" w14:textId="27D5F312">
      <w:r>
        <w:t>Objetivo do trabalho: “Explorar</w:t>
      </w:r>
      <w:r w:rsidRPr="00364AF1">
        <w:t xml:space="preserve"> se o preço da energia para o consumidor varia proporcionalmente com o gap entre demanda e capacidade de geração, segmentando a análise por fontes de geração e região, no período de 2018 a 2021.</w:t>
      </w:r>
      <w:r>
        <w:t>”</w:t>
      </w:r>
    </w:p>
    <w:p w:rsidR="00DF576A" w:rsidP="00DF576A" w:rsidRDefault="00DF576A" w14:paraId="41A7B996" w14:textId="77777777">
      <w:r>
        <w:t>Em outras palavras: a variação de tarifa no tempo é proporcional à variação do gap de fornecimento e demanda no tempo?</w:t>
      </w:r>
    </w:p>
    <w:p w:rsidR="00DF576A" w:rsidP="00DF576A" w:rsidRDefault="00DF576A" w14:paraId="1D3C0D16" w14:textId="5E4CA56E">
      <w:r>
        <w:t xml:space="preserve">Matematicamente: </w:t>
      </w:r>
      <w:r w:rsidRPr="00846A93">
        <w:rPr>
          <w:rFonts w:ascii="Arial" w:hAnsi="Arial" w:cs="Arial"/>
          <w:b/>
          <w:bCs w:val="0"/>
          <w:sz w:val="20"/>
          <w:szCs w:val="16"/>
        </w:rPr>
        <w:t xml:space="preserve">d/dt(Tarifa) </w:t>
      </w:r>
      <w:r w:rsidRPr="00846A93">
        <w:rPr>
          <w:rFonts w:ascii="Arial" w:hAnsi="Arial" w:cs="Arial"/>
          <w:b/>
          <w:bCs w:val="0"/>
          <w:sz w:val="20"/>
          <w:szCs w:val="16"/>
          <w:lang w:val="en-CA"/>
        </w:rPr>
        <w:t>α</w:t>
      </w:r>
      <w:r w:rsidRPr="00846A93">
        <w:rPr>
          <w:rFonts w:ascii="Arial" w:hAnsi="Arial" w:cs="Arial"/>
          <w:b/>
          <w:bCs w:val="0"/>
          <w:sz w:val="20"/>
          <w:szCs w:val="16"/>
        </w:rPr>
        <w:t xml:space="preserve"> d/dt(GapDemanda)</w:t>
      </w:r>
      <w:r w:rsidRPr="00846A93">
        <w:rPr>
          <w:b/>
          <w:bCs w:val="0"/>
          <w:sz w:val="20"/>
          <w:szCs w:val="16"/>
        </w:rPr>
        <w:t xml:space="preserve"> </w:t>
      </w:r>
      <w:r w:rsidRPr="00DF576A">
        <w:rPr>
          <w:b/>
          <w:bCs w:val="0"/>
        </w:rPr>
        <w:t>?</w:t>
      </w:r>
    </w:p>
    <w:p w:rsidR="00DF576A" w:rsidP="00DF576A" w:rsidRDefault="00DF576A" w14:paraId="23CED026" w14:textId="549FC114">
      <w:pPr>
        <w:pStyle w:val="PargrafodaLista"/>
        <w:ind w:left="284" w:firstLine="425"/>
      </w:pPr>
      <w:r>
        <w:t>Onde</w:t>
      </w:r>
      <w:r w:rsidR="00846A93">
        <w:t>:</w:t>
      </w:r>
      <w:r>
        <w:t xml:space="preserve"> </w:t>
      </w:r>
    </w:p>
    <w:p w:rsidRPr="00846A93" w:rsidR="00DF576A" w:rsidP="00DF576A" w:rsidRDefault="00DF576A" w14:paraId="5013FC66" w14:textId="77777777">
      <w:pPr>
        <w:pStyle w:val="PargrafodaLista"/>
        <w:ind w:left="1004" w:firstLine="436"/>
        <w:rPr>
          <w:rFonts w:ascii="Arial" w:hAnsi="Arial" w:cs="Arial"/>
          <w:b/>
          <w:bCs w:val="0"/>
          <w:sz w:val="20"/>
          <w:szCs w:val="16"/>
        </w:rPr>
      </w:pPr>
      <w:r w:rsidRPr="00846A93">
        <w:rPr>
          <w:rFonts w:ascii="Arial" w:hAnsi="Arial" w:cs="Arial"/>
          <w:sz w:val="20"/>
          <w:szCs w:val="16"/>
        </w:rPr>
        <w:t xml:space="preserve">Tarifa </w:t>
      </w:r>
      <w:r w:rsidRPr="00846A93">
        <w:rPr>
          <w:rFonts w:ascii="Arial" w:hAnsi="Arial" w:cs="Arial"/>
          <w:b/>
          <w:bCs w:val="0"/>
          <w:i/>
          <w:iCs/>
          <w:sz w:val="20"/>
          <w:szCs w:val="16"/>
        </w:rPr>
        <w:t>[R$/MWh]</w:t>
      </w:r>
    </w:p>
    <w:p w:rsidRPr="00846A93" w:rsidR="00DF576A" w:rsidP="00DF576A" w:rsidRDefault="00DF576A" w14:paraId="29C6B08B" w14:textId="77777777">
      <w:pPr>
        <w:pStyle w:val="PargrafodaLista"/>
        <w:ind w:left="1004" w:firstLine="436"/>
        <w:rPr>
          <w:rFonts w:ascii="Arial" w:hAnsi="Arial" w:cs="Arial"/>
          <w:sz w:val="20"/>
          <w:szCs w:val="16"/>
        </w:rPr>
      </w:pPr>
      <w:r w:rsidRPr="00846A93">
        <w:rPr>
          <w:rFonts w:ascii="Arial" w:hAnsi="Arial" w:cs="Arial"/>
          <w:sz w:val="20"/>
          <w:szCs w:val="16"/>
        </w:rPr>
        <w:t xml:space="preserve">GapDemanda = </w:t>
      </w:r>
      <w:r w:rsidRPr="00846A93">
        <w:rPr>
          <w:rFonts w:ascii="Arial" w:hAnsi="Arial" w:cs="Arial"/>
          <w:color w:val="70AD47" w:themeColor="accent6"/>
          <w:sz w:val="20"/>
          <w:szCs w:val="16"/>
        </w:rPr>
        <w:t>Geração</w:t>
      </w:r>
      <w:r w:rsidRPr="00846A93">
        <w:rPr>
          <w:rFonts w:ascii="Arial" w:hAnsi="Arial" w:cs="Arial"/>
          <w:sz w:val="20"/>
          <w:szCs w:val="16"/>
        </w:rPr>
        <w:t xml:space="preserve"> – </w:t>
      </w:r>
      <w:r w:rsidRPr="00846A93">
        <w:rPr>
          <w:rFonts w:ascii="Arial" w:hAnsi="Arial" w:cs="Arial"/>
          <w:color w:val="5B9BD5" w:themeColor="accent5"/>
          <w:sz w:val="20"/>
          <w:szCs w:val="16"/>
        </w:rPr>
        <w:t>Consumo</w:t>
      </w:r>
      <w:r w:rsidRPr="00846A93">
        <w:rPr>
          <w:rFonts w:ascii="Arial" w:hAnsi="Arial" w:cs="Arial"/>
          <w:sz w:val="20"/>
          <w:szCs w:val="16"/>
        </w:rPr>
        <w:t xml:space="preserve"> </w:t>
      </w:r>
      <w:r w:rsidRPr="00846A93">
        <w:rPr>
          <w:rFonts w:ascii="Arial" w:hAnsi="Arial" w:cs="Arial"/>
          <w:b/>
          <w:bCs w:val="0"/>
          <w:i/>
          <w:iCs/>
          <w:sz w:val="20"/>
          <w:szCs w:val="16"/>
        </w:rPr>
        <w:t>[MWh/mês]</w:t>
      </w:r>
    </w:p>
    <w:p w:rsidR="00DF576A" w:rsidP="00846A93" w:rsidRDefault="00846A93" w14:paraId="466F9605" w14:textId="64F6F5DC">
      <w:pPr>
        <w:ind w:firstLine="0"/>
      </w:pPr>
      <w:r>
        <w:t>P</w:t>
      </w:r>
      <w:r w:rsidR="00DF576A">
        <w:t>recisamos transformar as unidades que temos nas nossas bases de dados:</w:t>
      </w:r>
    </w:p>
    <w:p w:rsidR="00B04493" w:rsidP="00DF576A" w:rsidRDefault="00DF576A" w14:paraId="43FEE5F8" w14:textId="77777777">
      <w:pPr>
        <w:ind w:firstLine="0"/>
        <w:rPr>
          <w:rFonts w:ascii="Arial" w:hAnsi="Arial" w:cs="Arial"/>
          <w:sz w:val="20"/>
          <w:szCs w:val="16"/>
        </w:rPr>
      </w:pPr>
      <w:r w:rsidRPr="00444A10">
        <w:rPr>
          <w:rFonts w:ascii="Arial" w:hAnsi="Arial" w:cs="Arial"/>
          <w:color w:val="5B9BD5" w:themeColor="accent5"/>
          <w:sz w:val="20"/>
          <w:szCs w:val="16"/>
        </w:rPr>
        <w:t xml:space="preserve">Consumo </w:t>
      </w:r>
      <w:r w:rsidRPr="00444A10">
        <w:rPr>
          <w:rFonts w:ascii="Arial" w:hAnsi="Arial" w:cs="Arial"/>
          <w:b/>
          <w:bCs w:val="0"/>
          <w:i/>
          <w:iCs/>
          <w:color w:val="5B9BD5" w:themeColor="accent5"/>
          <w:sz w:val="20"/>
          <w:szCs w:val="16"/>
        </w:rPr>
        <w:t>[MWh/mês]</w:t>
      </w:r>
      <w:r w:rsidRPr="00444A10">
        <w:rPr>
          <w:rFonts w:ascii="Arial" w:hAnsi="Arial" w:cs="Arial"/>
          <w:color w:val="5B9BD5" w:themeColor="accent5"/>
          <w:sz w:val="20"/>
          <w:szCs w:val="16"/>
        </w:rPr>
        <w:t xml:space="preserve"> </w:t>
      </w:r>
      <w:r w:rsidRPr="00444A10">
        <w:rPr>
          <w:rFonts w:ascii="Arial" w:hAnsi="Arial" w:cs="Arial"/>
          <w:sz w:val="20"/>
          <w:szCs w:val="16"/>
        </w:rPr>
        <w:t xml:space="preserve">= </w:t>
      </w:r>
    </w:p>
    <w:p w:rsidRPr="00444A10" w:rsidR="00DF576A" w:rsidP="00B04493" w:rsidRDefault="00DF576A" w14:paraId="0AFF728A" w14:textId="0E3936FB">
      <w:pPr>
        <w:ind w:firstLine="0"/>
        <w:jc w:val="center"/>
        <w:rPr>
          <w:rFonts w:ascii="Arial" w:hAnsi="Arial" w:cs="Arial"/>
          <w:sz w:val="20"/>
          <w:szCs w:val="16"/>
        </w:rPr>
      </w:pPr>
      <w:r w:rsidRPr="00444A10">
        <w:rPr>
          <w:rFonts w:ascii="Arial" w:hAnsi="Arial" w:cs="Arial"/>
          <w:sz w:val="20"/>
          <w:szCs w:val="16"/>
        </w:rPr>
        <w:t xml:space="preserve">Demanda </w:t>
      </w:r>
      <w:r w:rsidRPr="00444A10">
        <w:rPr>
          <w:rFonts w:ascii="Arial" w:hAnsi="Arial" w:cs="Arial"/>
          <w:b/>
          <w:bCs w:val="0"/>
          <w:i/>
          <w:iCs/>
          <w:sz w:val="20"/>
          <w:szCs w:val="16"/>
        </w:rPr>
        <w:t xml:space="preserve">[MW/mês] </w:t>
      </w:r>
      <w:r w:rsidRPr="00444A10">
        <w:rPr>
          <w:rFonts w:ascii="Arial" w:hAnsi="Arial" w:cs="Arial"/>
          <w:sz w:val="20"/>
          <w:szCs w:val="16"/>
        </w:rPr>
        <w:t xml:space="preserve">* horas no mês </w:t>
      </w:r>
      <w:r w:rsidRPr="00444A10">
        <w:rPr>
          <w:rFonts w:ascii="Arial" w:hAnsi="Arial" w:cs="Arial"/>
          <w:b/>
          <w:bCs w:val="0"/>
          <w:i/>
          <w:iCs/>
          <w:sz w:val="20"/>
          <w:szCs w:val="16"/>
        </w:rPr>
        <w:t>[h]</w:t>
      </w:r>
    </w:p>
    <w:p w:rsidR="00B04493" w:rsidP="00DF576A" w:rsidRDefault="00DF576A" w14:paraId="4479C2F6" w14:textId="77777777">
      <w:pPr>
        <w:ind w:firstLine="0"/>
        <w:rPr>
          <w:rFonts w:ascii="Arial" w:hAnsi="Arial" w:cs="Arial"/>
          <w:sz w:val="20"/>
          <w:szCs w:val="16"/>
        </w:rPr>
      </w:pPr>
      <w:r w:rsidRPr="00444A10">
        <w:rPr>
          <w:rFonts w:ascii="Arial" w:hAnsi="Arial" w:cs="Arial"/>
          <w:color w:val="70AD47" w:themeColor="accent6"/>
          <w:sz w:val="20"/>
          <w:szCs w:val="16"/>
        </w:rPr>
        <w:t xml:space="preserve">Geração </w:t>
      </w:r>
      <w:r w:rsidRPr="00444A10">
        <w:rPr>
          <w:rFonts w:ascii="Arial" w:hAnsi="Arial" w:cs="Arial"/>
          <w:b/>
          <w:bCs w:val="0"/>
          <w:i/>
          <w:iCs/>
          <w:color w:val="70AD47" w:themeColor="accent6"/>
          <w:sz w:val="20"/>
          <w:szCs w:val="16"/>
        </w:rPr>
        <w:t>[MWh/mês]</w:t>
      </w:r>
      <w:r w:rsidRPr="00444A10">
        <w:rPr>
          <w:rFonts w:ascii="Arial" w:hAnsi="Arial" w:cs="Arial"/>
          <w:color w:val="70AD47" w:themeColor="accent6"/>
          <w:sz w:val="20"/>
          <w:szCs w:val="16"/>
        </w:rPr>
        <w:t xml:space="preserve"> </w:t>
      </w:r>
      <w:r w:rsidRPr="00444A10">
        <w:rPr>
          <w:rFonts w:ascii="Arial" w:hAnsi="Arial" w:cs="Arial"/>
          <w:sz w:val="20"/>
          <w:szCs w:val="16"/>
        </w:rPr>
        <w:t xml:space="preserve">= </w:t>
      </w:r>
    </w:p>
    <w:p w:rsidR="00DF576A" w:rsidP="00B04493" w:rsidRDefault="00DF576A" w14:paraId="04D9BCC7" w14:textId="17B2D1FA">
      <w:pPr>
        <w:ind w:firstLine="0"/>
        <w:jc w:val="center"/>
        <w:rPr>
          <w:rFonts w:ascii="Arial" w:hAnsi="Arial" w:cs="Arial"/>
          <w:b/>
          <w:bCs w:val="0"/>
          <w:i/>
          <w:iCs/>
          <w:sz w:val="20"/>
          <w:szCs w:val="16"/>
        </w:rPr>
      </w:pPr>
      <w:r w:rsidRPr="00444A10">
        <w:rPr>
          <w:rFonts w:ascii="Arial" w:hAnsi="Arial" w:cs="Arial"/>
          <w:sz w:val="20"/>
          <w:szCs w:val="16"/>
        </w:rPr>
        <w:t xml:space="preserve">Capacidade gerada </w:t>
      </w:r>
      <w:r w:rsidRPr="00444A10">
        <w:rPr>
          <w:rFonts w:ascii="Arial" w:hAnsi="Arial" w:cs="Arial"/>
          <w:b/>
          <w:bCs w:val="0"/>
          <w:i/>
          <w:iCs/>
          <w:sz w:val="20"/>
          <w:szCs w:val="16"/>
        </w:rPr>
        <w:t>[kW]</w:t>
      </w:r>
      <w:r w:rsidR="00B04493">
        <w:rPr>
          <w:rFonts w:ascii="Arial" w:hAnsi="Arial" w:cs="Arial"/>
          <w:sz w:val="20"/>
          <w:szCs w:val="16"/>
        </w:rPr>
        <w:t xml:space="preserve"> </w:t>
      </w:r>
      <w:r w:rsidRPr="00444A10">
        <w:rPr>
          <w:rFonts w:ascii="Arial" w:hAnsi="Arial" w:cs="Arial"/>
          <w:sz w:val="20"/>
          <w:szCs w:val="16"/>
        </w:rPr>
        <w:t>*</w:t>
      </w:r>
      <w:r w:rsidR="00B04493">
        <w:rPr>
          <w:rFonts w:ascii="Arial" w:hAnsi="Arial" w:cs="Arial"/>
          <w:sz w:val="20"/>
          <w:szCs w:val="16"/>
        </w:rPr>
        <w:t xml:space="preserve"> </w:t>
      </w:r>
      <w:r w:rsidRPr="00444A10">
        <w:rPr>
          <w:rFonts w:ascii="Arial" w:hAnsi="Arial" w:cs="Arial"/>
          <w:sz w:val="20"/>
          <w:szCs w:val="16"/>
        </w:rPr>
        <w:t>1000</w:t>
      </w:r>
      <w:r w:rsidR="00B04493">
        <w:rPr>
          <w:rFonts w:ascii="Arial" w:hAnsi="Arial" w:cs="Arial"/>
          <w:sz w:val="20"/>
          <w:szCs w:val="16"/>
        </w:rPr>
        <w:t xml:space="preserve"> </w:t>
      </w:r>
      <w:r w:rsidRPr="00444A10">
        <w:rPr>
          <w:rFonts w:ascii="Arial" w:hAnsi="Arial" w:cs="Arial"/>
          <w:b/>
          <w:bCs w:val="0"/>
          <w:i/>
          <w:iCs/>
          <w:sz w:val="20"/>
          <w:szCs w:val="16"/>
        </w:rPr>
        <w:t>[MW/kW]</w:t>
      </w:r>
      <w:r w:rsidRPr="00444A10">
        <w:rPr>
          <w:rFonts w:ascii="Arial" w:hAnsi="Arial" w:cs="Arial"/>
          <w:sz w:val="20"/>
          <w:szCs w:val="16"/>
        </w:rPr>
        <w:t xml:space="preserve"> * Disponibilidade </w:t>
      </w:r>
      <w:r w:rsidRPr="00444A10">
        <w:rPr>
          <w:rFonts w:ascii="Arial" w:hAnsi="Arial" w:cs="Arial"/>
          <w:b/>
          <w:bCs w:val="0"/>
          <w:i/>
          <w:iCs/>
          <w:sz w:val="20"/>
          <w:szCs w:val="16"/>
        </w:rPr>
        <w:t>[% = h/</w:t>
      </w:r>
      <w:r w:rsidRPr="00444A10" w:rsidR="00444A10">
        <w:rPr>
          <w:rFonts w:ascii="Arial" w:hAnsi="Arial" w:cs="Arial"/>
          <w:b/>
          <w:bCs w:val="0"/>
          <w:i/>
          <w:iCs/>
          <w:sz w:val="20"/>
          <w:szCs w:val="16"/>
        </w:rPr>
        <w:t>h</w:t>
      </w:r>
      <w:r w:rsidRPr="00444A10" w:rsidR="00444A10">
        <w:rPr>
          <w:rFonts w:ascii="Arial" w:hAnsi="Arial" w:cs="Arial"/>
          <w:b/>
          <w:bCs w:val="0"/>
          <w:i/>
          <w:iCs/>
          <w:sz w:val="20"/>
          <w:szCs w:val="16"/>
          <w:vertAlign w:val="subscript"/>
        </w:rPr>
        <w:t>total</w:t>
      </w:r>
      <w:r w:rsidRPr="00444A10">
        <w:rPr>
          <w:rFonts w:ascii="Arial" w:hAnsi="Arial" w:cs="Arial"/>
          <w:b/>
          <w:bCs w:val="0"/>
          <w:i/>
          <w:iCs/>
          <w:sz w:val="20"/>
          <w:szCs w:val="16"/>
        </w:rPr>
        <w:t>]</w:t>
      </w:r>
      <w:r w:rsidRPr="00444A10">
        <w:rPr>
          <w:rFonts w:ascii="Arial" w:hAnsi="Arial" w:cs="Arial"/>
          <w:sz w:val="20"/>
          <w:szCs w:val="16"/>
        </w:rPr>
        <w:t xml:space="preserve"> * </w:t>
      </w:r>
      <w:r w:rsidRPr="00444A10">
        <w:rPr>
          <w:rFonts w:ascii="Arial" w:hAnsi="Arial" w:cs="Arial"/>
          <w:b/>
          <w:bCs w:val="0"/>
          <w:i/>
          <w:iCs/>
          <w:sz w:val="20"/>
          <w:szCs w:val="16"/>
        </w:rPr>
        <w:t>[</w:t>
      </w:r>
      <w:r w:rsidRPr="00444A10" w:rsidR="00444A10">
        <w:rPr>
          <w:rFonts w:ascii="Arial" w:hAnsi="Arial" w:cs="Arial"/>
          <w:b/>
          <w:bCs w:val="0"/>
          <w:i/>
          <w:iCs/>
          <w:sz w:val="20"/>
          <w:szCs w:val="16"/>
        </w:rPr>
        <w:t>h</w:t>
      </w:r>
      <w:r w:rsidRPr="00444A10" w:rsidR="00444A10">
        <w:rPr>
          <w:rFonts w:ascii="Arial" w:hAnsi="Arial" w:cs="Arial"/>
          <w:b/>
          <w:bCs w:val="0"/>
          <w:i/>
          <w:iCs/>
          <w:sz w:val="20"/>
          <w:szCs w:val="16"/>
          <w:vertAlign w:val="subscript"/>
        </w:rPr>
        <w:t>total</w:t>
      </w:r>
      <w:r w:rsidRPr="00444A10" w:rsidR="00444A10">
        <w:rPr>
          <w:rFonts w:ascii="Arial" w:hAnsi="Arial" w:cs="Arial"/>
          <w:b/>
          <w:bCs w:val="0"/>
          <w:i/>
          <w:iCs/>
          <w:sz w:val="20"/>
          <w:szCs w:val="16"/>
        </w:rPr>
        <w:t xml:space="preserve"> </w:t>
      </w:r>
      <w:r w:rsidRPr="00444A10">
        <w:rPr>
          <w:rFonts w:ascii="Arial" w:hAnsi="Arial" w:cs="Arial"/>
          <w:b/>
          <w:bCs w:val="0"/>
          <w:i/>
          <w:iCs/>
          <w:sz w:val="20"/>
          <w:szCs w:val="16"/>
        </w:rPr>
        <w:t>/mês]</w:t>
      </w:r>
    </w:p>
    <w:p w:rsidRPr="00444A10" w:rsidR="00444A10" w:rsidP="00DF576A" w:rsidRDefault="00444A10" w14:paraId="28C2F55E" w14:textId="77777777">
      <w:pPr>
        <w:ind w:firstLine="0"/>
        <w:rPr>
          <w:rFonts w:ascii="Arial" w:hAnsi="Arial" w:cs="Arial"/>
          <w:sz w:val="20"/>
          <w:szCs w:val="16"/>
        </w:rPr>
      </w:pPr>
    </w:p>
    <w:p w:rsidRPr="00C21E86" w:rsidR="00DF576A" w:rsidP="3EA6F643" w:rsidRDefault="00DF576A" w14:paraId="302BCAF4" w14:textId="17BE5FD2">
      <w:pPr>
        <w:ind w:firstLine="0"/>
      </w:pPr>
      <w:r w:rsidRPr="3EA6F643">
        <w:rPr>
          <w:b/>
          <w:u w:val="single"/>
        </w:rPr>
        <w:t>Gráficos:</w:t>
      </w:r>
    </w:p>
    <w:p w:rsidR="00DF576A" w:rsidP="00DF576A" w:rsidRDefault="00DF576A" w14:paraId="1B15B002" w14:textId="0001A15F">
      <w:pPr>
        <w:ind w:firstLine="0"/>
      </w:pPr>
      <w:r>
        <w:t xml:space="preserve">Todo gráfico </w:t>
      </w:r>
      <w:r w:rsidR="0083192C">
        <w:t>deve</w:t>
      </w:r>
      <w:r>
        <w:t xml:space="preserve"> responder a alguma pergunta que ajuda a chegar mais perto do objetivo.</w:t>
      </w:r>
    </w:p>
    <w:tbl>
      <w:tblPr>
        <w:tblStyle w:val="Tabelacomgrade"/>
        <w:tblW w:w="0" w:type="auto"/>
        <w:tblLook w:val="04A0" w:firstRow="1" w:lastRow="0" w:firstColumn="1" w:lastColumn="0" w:noHBand="0" w:noVBand="1"/>
      </w:tblPr>
      <w:tblGrid>
        <w:gridCol w:w="407"/>
        <w:gridCol w:w="3916"/>
        <w:gridCol w:w="4739"/>
      </w:tblGrid>
      <w:tr w:rsidRPr="003D178C" w:rsidR="00DF576A" w:rsidTr="34626F2F" w14:paraId="00860BE7" w14:textId="77777777">
        <w:tc>
          <w:tcPr>
            <w:tcW w:w="421" w:type="dxa"/>
            <w:tcMar/>
          </w:tcPr>
          <w:p w:rsidRPr="003D178C" w:rsidR="00DF576A" w:rsidP="003D178C" w:rsidRDefault="00DF576A" w14:paraId="2A0E0D80" w14:textId="77777777">
            <w:pPr>
              <w:spacing w:line="276" w:lineRule="auto"/>
              <w:ind w:firstLine="0"/>
              <w:jc w:val="center"/>
              <w:rPr>
                <w:b/>
                <w:bCs w:val="0"/>
                <w:szCs w:val="24"/>
              </w:rPr>
            </w:pPr>
          </w:p>
        </w:tc>
        <w:tc>
          <w:tcPr>
            <w:tcW w:w="4252" w:type="dxa"/>
            <w:tcMar/>
          </w:tcPr>
          <w:p w:rsidRPr="003D178C" w:rsidR="00DF576A" w:rsidP="003D178C" w:rsidRDefault="00DF576A" w14:paraId="7828B9FE" w14:textId="77777777">
            <w:pPr>
              <w:spacing w:line="276" w:lineRule="auto"/>
              <w:ind w:firstLine="0"/>
              <w:jc w:val="center"/>
              <w:rPr>
                <w:b/>
                <w:bCs w:val="0"/>
                <w:szCs w:val="24"/>
              </w:rPr>
            </w:pPr>
            <w:r w:rsidRPr="003D178C">
              <w:rPr>
                <w:b/>
                <w:bCs w:val="0"/>
                <w:szCs w:val="24"/>
              </w:rPr>
              <w:t>Pergunta</w:t>
            </w:r>
          </w:p>
        </w:tc>
        <w:tc>
          <w:tcPr>
            <w:tcW w:w="5240" w:type="dxa"/>
            <w:tcMar/>
          </w:tcPr>
          <w:p w:rsidRPr="003D178C" w:rsidR="00DF576A" w:rsidP="003D178C" w:rsidRDefault="00DF576A" w14:paraId="4D7444F3" w14:textId="77777777">
            <w:pPr>
              <w:spacing w:line="276" w:lineRule="auto"/>
              <w:ind w:firstLine="0"/>
              <w:jc w:val="center"/>
              <w:rPr>
                <w:b/>
                <w:bCs w:val="0"/>
                <w:szCs w:val="24"/>
              </w:rPr>
            </w:pPr>
            <w:r w:rsidRPr="003D178C">
              <w:rPr>
                <w:b/>
                <w:bCs w:val="0"/>
                <w:szCs w:val="24"/>
              </w:rPr>
              <w:t>Gráfico</w:t>
            </w:r>
          </w:p>
        </w:tc>
      </w:tr>
      <w:tr w:rsidRPr="003D178C" w:rsidR="00DF576A" w:rsidTr="34626F2F" w14:paraId="2EDF46C1" w14:textId="77777777">
        <w:tc>
          <w:tcPr>
            <w:tcW w:w="421" w:type="dxa"/>
            <w:tcMar/>
            <w:vAlign w:val="center"/>
          </w:tcPr>
          <w:p w:rsidRPr="003D178C" w:rsidR="00DF576A" w:rsidP="003D178C" w:rsidRDefault="00DF576A" w14:paraId="3183466E" w14:textId="77777777">
            <w:pPr>
              <w:spacing w:line="276" w:lineRule="auto"/>
              <w:ind w:firstLine="0"/>
              <w:jc w:val="left"/>
              <w:rPr>
                <w:szCs w:val="24"/>
              </w:rPr>
            </w:pPr>
            <w:r w:rsidRPr="003D178C">
              <w:rPr>
                <w:szCs w:val="24"/>
              </w:rPr>
              <w:t>1</w:t>
            </w:r>
          </w:p>
        </w:tc>
        <w:tc>
          <w:tcPr>
            <w:tcW w:w="4252" w:type="dxa"/>
            <w:tcMar/>
            <w:vAlign w:val="center"/>
          </w:tcPr>
          <w:p w:rsidRPr="003D178C" w:rsidR="00DF576A" w:rsidP="003D178C" w:rsidRDefault="00DF576A" w14:paraId="1431B591" w14:textId="77777777">
            <w:pPr>
              <w:spacing w:line="276" w:lineRule="auto"/>
              <w:ind w:firstLine="0"/>
              <w:jc w:val="left"/>
              <w:rPr>
                <w:szCs w:val="24"/>
              </w:rPr>
            </w:pPr>
            <w:r w:rsidRPr="003D178C">
              <w:rPr>
                <w:szCs w:val="24"/>
              </w:rPr>
              <w:t>Como varia a Tarifa no tempo?</w:t>
            </w:r>
          </w:p>
        </w:tc>
        <w:tc>
          <w:tcPr>
            <w:tcW w:w="5240" w:type="dxa"/>
            <w:tcMar/>
            <w:vAlign w:val="center"/>
          </w:tcPr>
          <w:p w:rsidRPr="003D178C" w:rsidR="00DF576A" w:rsidP="00001BD4" w:rsidRDefault="00DF576A" w14:paraId="520F4538" w14:textId="77777777">
            <w:pPr>
              <w:spacing w:line="276" w:lineRule="auto"/>
              <w:ind w:firstLine="0"/>
              <w:rPr>
                <w:szCs w:val="24"/>
              </w:rPr>
            </w:pPr>
            <w:r w:rsidRPr="003D178C">
              <w:rPr>
                <w:b/>
                <w:szCs w:val="24"/>
              </w:rPr>
              <w:t>Gráfico de linha</w:t>
            </w:r>
            <w:r w:rsidRPr="003D178C">
              <w:rPr>
                <w:szCs w:val="24"/>
              </w:rPr>
              <w:t xml:space="preserve"> “Tarifa” vs “Mês”, com filtro de região.</w:t>
            </w:r>
          </w:p>
        </w:tc>
      </w:tr>
      <w:tr w:rsidRPr="003D178C" w:rsidR="00DF576A" w:rsidTr="34626F2F" w14:paraId="7AD76028" w14:textId="77777777">
        <w:tc>
          <w:tcPr>
            <w:tcW w:w="421" w:type="dxa"/>
            <w:tcMar/>
            <w:vAlign w:val="center"/>
          </w:tcPr>
          <w:p w:rsidRPr="003D178C" w:rsidR="00DF576A" w:rsidP="003D178C" w:rsidRDefault="00DF576A" w14:paraId="46AA2E55" w14:textId="77777777">
            <w:pPr>
              <w:spacing w:line="276" w:lineRule="auto"/>
              <w:ind w:firstLine="0"/>
              <w:jc w:val="left"/>
              <w:rPr>
                <w:szCs w:val="24"/>
              </w:rPr>
            </w:pPr>
            <w:r w:rsidRPr="003D178C">
              <w:rPr>
                <w:szCs w:val="24"/>
              </w:rPr>
              <w:t>2</w:t>
            </w:r>
          </w:p>
        </w:tc>
        <w:tc>
          <w:tcPr>
            <w:tcW w:w="4252" w:type="dxa"/>
            <w:tcMar/>
            <w:vAlign w:val="center"/>
          </w:tcPr>
          <w:p w:rsidRPr="003D178C" w:rsidR="00DF576A" w:rsidP="003D178C" w:rsidRDefault="00DF576A" w14:paraId="09C05304" w14:textId="77777777">
            <w:pPr>
              <w:spacing w:line="276" w:lineRule="auto"/>
              <w:ind w:firstLine="0"/>
              <w:jc w:val="left"/>
              <w:rPr>
                <w:szCs w:val="24"/>
              </w:rPr>
            </w:pPr>
            <w:r w:rsidRPr="003D178C">
              <w:rPr>
                <w:szCs w:val="24"/>
              </w:rPr>
              <w:t>Qual o Gap de geração e consumo e como varia no tempo?</w:t>
            </w:r>
          </w:p>
        </w:tc>
        <w:tc>
          <w:tcPr>
            <w:tcW w:w="5240" w:type="dxa"/>
            <w:tcMar/>
            <w:vAlign w:val="center"/>
          </w:tcPr>
          <w:p w:rsidRPr="003D178C" w:rsidR="00DF576A" w:rsidP="00001BD4" w:rsidRDefault="00DF576A" w14:paraId="323D75A7" w14:textId="77777777">
            <w:pPr>
              <w:spacing w:line="276" w:lineRule="auto"/>
              <w:ind w:firstLine="0"/>
              <w:rPr>
                <w:szCs w:val="24"/>
              </w:rPr>
            </w:pPr>
            <w:r w:rsidRPr="003D178C">
              <w:rPr>
                <w:b/>
                <w:bCs w:val="0"/>
                <w:szCs w:val="24"/>
              </w:rPr>
              <w:t>Gráfico de barras duplas</w:t>
            </w:r>
            <w:r w:rsidRPr="003D178C">
              <w:rPr>
                <w:szCs w:val="24"/>
              </w:rPr>
              <w:t xml:space="preserve"> “Consumo” e “Geração” vs “Mês”, com filtro de matriz geradora e região.</w:t>
            </w:r>
          </w:p>
        </w:tc>
      </w:tr>
      <w:tr w:rsidRPr="003D178C" w:rsidR="00DF576A" w:rsidTr="34626F2F" w14:paraId="7387FE0A" w14:textId="77777777">
        <w:tc>
          <w:tcPr>
            <w:tcW w:w="421" w:type="dxa"/>
            <w:tcMar/>
            <w:vAlign w:val="center"/>
          </w:tcPr>
          <w:p w:rsidRPr="003D178C" w:rsidR="00DF576A" w:rsidP="003D178C" w:rsidRDefault="00DF576A" w14:paraId="3390CC3A" w14:textId="77777777">
            <w:pPr>
              <w:spacing w:line="276" w:lineRule="auto"/>
              <w:ind w:firstLine="0"/>
              <w:jc w:val="left"/>
              <w:rPr>
                <w:szCs w:val="24"/>
              </w:rPr>
            </w:pPr>
            <w:r w:rsidRPr="003D178C">
              <w:rPr>
                <w:szCs w:val="24"/>
              </w:rPr>
              <w:t>3</w:t>
            </w:r>
          </w:p>
        </w:tc>
        <w:tc>
          <w:tcPr>
            <w:tcW w:w="4252" w:type="dxa"/>
            <w:tcMar/>
            <w:vAlign w:val="center"/>
          </w:tcPr>
          <w:p w:rsidRPr="003D178C" w:rsidR="00DF576A" w:rsidP="008269D2" w:rsidRDefault="00DF576A" w14:paraId="3B580F7D" w14:textId="75A1E994">
            <w:pPr>
              <w:spacing w:line="276" w:lineRule="auto"/>
              <w:ind w:firstLine="0"/>
              <w:jc w:val="left"/>
              <w:rPr>
                <w:szCs w:val="24"/>
              </w:rPr>
            </w:pPr>
            <w:r w:rsidRPr="003D178C">
              <w:rPr>
                <w:szCs w:val="24"/>
              </w:rPr>
              <w:t>Como variam o gap e a tarifa comparativamente?</w:t>
            </w:r>
            <w:r w:rsidR="008269D2">
              <w:rPr>
                <w:szCs w:val="24"/>
              </w:rPr>
              <w:t xml:space="preserve"> </w:t>
            </w:r>
            <w:r w:rsidRPr="003D178C">
              <w:rPr>
                <w:szCs w:val="24"/>
              </w:rPr>
              <w:t>A geração, disponibilidade, consumo, fonte, influenciam na variação da Tarifa?</w:t>
            </w:r>
          </w:p>
        </w:tc>
        <w:tc>
          <w:tcPr>
            <w:tcW w:w="5240" w:type="dxa"/>
            <w:tcMar/>
            <w:vAlign w:val="center"/>
          </w:tcPr>
          <w:p w:rsidRPr="003D178C" w:rsidR="00DF576A" w:rsidP="00001BD4" w:rsidRDefault="00DF576A" w14:paraId="3C571330" w14:textId="152CEBDC">
            <w:pPr>
              <w:spacing w:line="276" w:lineRule="auto"/>
              <w:ind w:firstLine="0"/>
              <w:rPr>
                <w:szCs w:val="24"/>
              </w:rPr>
            </w:pPr>
            <w:r w:rsidRPr="003D178C">
              <w:rPr>
                <w:b/>
                <w:bCs w:val="0"/>
                <w:szCs w:val="24"/>
              </w:rPr>
              <w:t>Key Influencers</w:t>
            </w:r>
            <w:r w:rsidRPr="003D178C">
              <w:rPr>
                <w:szCs w:val="24"/>
              </w:rPr>
              <w:t>, analisar “Tarifa” explicada por “Geração”, “Disponibilidade”, “Consumo”, “Fonte</w:t>
            </w:r>
            <w:r w:rsidR="008269D2">
              <w:rPr>
                <w:szCs w:val="24"/>
              </w:rPr>
              <w:t>”.</w:t>
            </w:r>
          </w:p>
        </w:tc>
      </w:tr>
      <w:tr w:rsidRPr="003D178C" w:rsidR="00DF576A" w:rsidTr="34626F2F" w14:paraId="38162A7D" w14:textId="77777777">
        <w:tc>
          <w:tcPr>
            <w:tcW w:w="421" w:type="dxa"/>
            <w:tcMar/>
            <w:vAlign w:val="center"/>
          </w:tcPr>
          <w:p w:rsidRPr="003D178C" w:rsidR="00DF576A" w:rsidP="003D178C" w:rsidRDefault="00DF576A" w14:paraId="4329AB29" w14:textId="77777777">
            <w:pPr>
              <w:spacing w:line="276" w:lineRule="auto"/>
              <w:ind w:firstLine="0"/>
              <w:jc w:val="left"/>
              <w:rPr>
                <w:szCs w:val="24"/>
              </w:rPr>
            </w:pPr>
            <w:r w:rsidRPr="003D178C">
              <w:rPr>
                <w:szCs w:val="24"/>
              </w:rPr>
              <w:t>4</w:t>
            </w:r>
          </w:p>
        </w:tc>
        <w:tc>
          <w:tcPr>
            <w:tcW w:w="4252" w:type="dxa"/>
            <w:tcMar/>
            <w:vAlign w:val="center"/>
          </w:tcPr>
          <w:p w:rsidRPr="003D178C" w:rsidR="00DF576A" w:rsidP="003D178C" w:rsidRDefault="00DF576A" w14:paraId="30982288" w14:textId="77777777">
            <w:pPr>
              <w:spacing w:line="276" w:lineRule="auto"/>
              <w:ind w:firstLine="0"/>
              <w:jc w:val="left"/>
              <w:rPr>
                <w:szCs w:val="24"/>
              </w:rPr>
            </w:pPr>
            <w:r w:rsidRPr="003D178C">
              <w:rPr>
                <w:szCs w:val="24"/>
              </w:rPr>
              <w:t>A Tarifa varia em função do Gap (y=f(x))? O quão próxima é essa relação?(R</w:t>
            </w:r>
            <w:r w:rsidRPr="003D178C">
              <w:rPr>
                <w:szCs w:val="24"/>
                <w:vertAlign w:val="superscript"/>
              </w:rPr>
              <w:t>2</w:t>
            </w:r>
            <w:r w:rsidRPr="003D178C">
              <w:rPr>
                <w:szCs w:val="24"/>
              </w:rPr>
              <w:t>)</w:t>
            </w:r>
          </w:p>
        </w:tc>
        <w:tc>
          <w:tcPr>
            <w:tcW w:w="5240" w:type="dxa"/>
            <w:tcMar/>
            <w:vAlign w:val="center"/>
          </w:tcPr>
          <w:p w:rsidRPr="003D178C" w:rsidR="00DF576A" w:rsidP="008269D2" w:rsidRDefault="00DF576A" w14:paraId="57717EB1" w14:textId="1F279651">
            <w:pPr>
              <w:ind w:firstLine="0"/>
              <w:rPr>
                <w:szCs w:val="24"/>
              </w:rPr>
            </w:pPr>
            <w:r w:rsidRPr="003D178C">
              <w:rPr>
                <w:b/>
                <w:bCs w:val="0"/>
                <w:szCs w:val="24"/>
              </w:rPr>
              <w:t>Regressão</w:t>
            </w:r>
            <w:r w:rsidRPr="003D178C">
              <w:rPr>
                <w:szCs w:val="24"/>
              </w:rPr>
              <w:t xml:space="preserve"> “Tarifa” vs “GapDemanda”</w:t>
            </w:r>
            <w:r w:rsidR="00001BD4">
              <w:rPr>
                <w:szCs w:val="24"/>
              </w:rPr>
              <w:t>.</w:t>
            </w:r>
          </w:p>
        </w:tc>
      </w:tr>
      <w:tr w:rsidRPr="003D178C" w:rsidR="00DF576A" w:rsidTr="34626F2F" w14:paraId="0582DCE9" w14:textId="77777777">
        <w:tc>
          <w:tcPr>
            <w:tcW w:w="421" w:type="dxa"/>
            <w:tcMar/>
            <w:vAlign w:val="center"/>
          </w:tcPr>
          <w:p w:rsidRPr="003D178C" w:rsidR="00DF576A" w:rsidP="003D178C" w:rsidRDefault="00DF576A" w14:paraId="4568BD40" w14:textId="77777777">
            <w:pPr>
              <w:spacing w:line="276" w:lineRule="auto"/>
              <w:ind w:firstLine="0"/>
              <w:jc w:val="left"/>
              <w:rPr>
                <w:szCs w:val="24"/>
              </w:rPr>
            </w:pPr>
            <w:r w:rsidRPr="003D178C">
              <w:rPr>
                <w:szCs w:val="24"/>
              </w:rPr>
              <w:t>5</w:t>
            </w:r>
          </w:p>
        </w:tc>
        <w:tc>
          <w:tcPr>
            <w:tcW w:w="4252" w:type="dxa"/>
            <w:tcMar/>
            <w:vAlign w:val="center"/>
          </w:tcPr>
          <w:p w:rsidRPr="003D178C" w:rsidR="00DF576A" w:rsidP="003D178C" w:rsidRDefault="00DF576A" w14:paraId="5E3110CC" w14:textId="77777777">
            <w:pPr>
              <w:spacing w:line="276" w:lineRule="auto"/>
              <w:ind w:firstLine="0"/>
              <w:jc w:val="left"/>
              <w:rPr>
                <w:szCs w:val="24"/>
              </w:rPr>
            </w:pPr>
            <w:r w:rsidRPr="003D178C">
              <w:rPr>
                <w:szCs w:val="24"/>
              </w:rPr>
              <w:t xml:space="preserve">d/dt(Tarifa) </w:t>
            </w:r>
            <w:r w:rsidRPr="003D178C">
              <w:rPr>
                <w:szCs w:val="24"/>
                <w:lang w:val="en-CA"/>
              </w:rPr>
              <w:t>α</w:t>
            </w:r>
            <w:r w:rsidRPr="003D178C">
              <w:rPr>
                <w:szCs w:val="24"/>
              </w:rPr>
              <w:t xml:space="preserve"> d/dt(GapDemanda) ?</w:t>
            </w:r>
          </w:p>
          <w:p w:rsidRPr="003D178C" w:rsidR="00DF576A" w:rsidP="003D178C" w:rsidRDefault="00DF576A" w14:paraId="1B5E4611" w14:textId="77777777">
            <w:pPr>
              <w:spacing w:line="276" w:lineRule="auto"/>
              <w:jc w:val="left"/>
              <w:rPr>
                <w:szCs w:val="24"/>
              </w:rPr>
            </w:pPr>
          </w:p>
        </w:tc>
        <w:tc>
          <w:tcPr>
            <w:tcW w:w="5240" w:type="dxa"/>
            <w:tcMar/>
            <w:vAlign w:val="center"/>
          </w:tcPr>
          <w:p w:rsidRPr="003D178C" w:rsidR="00DF576A" w:rsidP="00001BD4" w:rsidRDefault="00DF576A" w14:paraId="0AB2B97E" w14:textId="77777777">
            <w:pPr>
              <w:spacing w:line="276" w:lineRule="auto"/>
              <w:ind w:firstLine="0"/>
              <w:rPr>
                <w:szCs w:val="24"/>
              </w:rPr>
            </w:pPr>
            <w:r w:rsidRPr="003D178C">
              <w:rPr>
                <w:b/>
                <w:bCs w:val="0"/>
                <w:szCs w:val="24"/>
              </w:rPr>
              <w:t>Gráfico de linha</w:t>
            </w:r>
            <w:r w:rsidRPr="003D178C">
              <w:rPr>
                <w:szCs w:val="24"/>
              </w:rPr>
              <w:t xml:space="preserve"> das derivadas mensais dos dois. (Talvez o gráfico 3 já responda, se não responder e decidirmos fazer este, então vamos precisar ou criar o cálculo no BI (Ferramenta “Medidas” do Power BI), ou fazer no </w:t>
            </w:r>
            <w:r w:rsidRPr="005D6961">
              <w:rPr>
                <w:i/>
                <w:iCs/>
                <w:szCs w:val="24"/>
              </w:rPr>
              <w:t>MySQL</w:t>
            </w:r>
            <w:r w:rsidRPr="003D178C">
              <w:rPr>
                <w:szCs w:val="24"/>
              </w:rPr>
              <w:t xml:space="preserve"> mesmo criando uma nova coluna.</w:t>
            </w:r>
          </w:p>
        </w:tc>
      </w:tr>
    </w:tbl>
    <w:p w:rsidR="742E74DC" w:rsidP="742E74DC" w:rsidRDefault="742E74DC" w14:paraId="06A0F762" w14:textId="0E0743CB">
      <w:pPr>
        <w:spacing w:line="240" w:lineRule="auto"/>
        <w:ind w:firstLine="0"/>
        <w:jc w:val="left"/>
      </w:pPr>
    </w:p>
    <w:p w:rsidR="11FC7361" w:rsidP="11FC7361" w:rsidRDefault="11FC7361" w14:paraId="0BA5BCB6" w14:textId="2DBD87EC">
      <w:pPr>
        <w:pStyle w:val="Normal"/>
        <w:spacing w:line="240" w:lineRule="auto"/>
        <w:ind w:firstLine="0"/>
        <w:jc w:val="left"/>
      </w:pPr>
    </w:p>
    <w:p w:rsidR="11FC7361" w:rsidP="11FC7361" w:rsidRDefault="11FC7361" w14:paraId="7219CE3D" w14:textId="5667DBE4">
      <w:pPr>
        <w:pStyle w:val="Normal"/>
        <w:spacing w:line="240" w:lineRule="auto"/>
        <w:ind w:firstLine="0"/>
        <w:jc w:val="left"/>
      </w:pPr>
    </w:p>
    <w:p w:rsidR="11FC7361" w:rsidP="11FC7361" w:rsidRDefault="11FC7361" w14:paraId="49CF9498" w14:textId="7283331D">
      <w:pPr>
        <w:pStyle w:val="Normal"/>
        <w:spacing w:line="240" w:lineRule="auto"/>
        <w:ind w:firstLine="0"/>
        <w:jc w:val="left"/>
      </w:pPr>
    </w:p>
    <w:p w:rsidR="11FC7361" w:rsidP="11FC7361" w:rsidRDefault="11FC7361" w14:paraId="1E048638" w14:textId="7B048402">
      <w:pPr>
        <w:pStyle w:val="Normal"/>
        <w:spacing w:line="240" w:lineRule="auto"/>
        <w:ind w:firstLine="0"/>
        <w:jc w:val="left"/>
      </w:pPr>
    </w:p>
    <w:p w:rsidR="11FC7361" w:rsidP="11FC7361" w:rsidRDefault="11FC7361" w14:paraId="7CC18D56" w14:textId="6F02D771">
      <w:pPr>
        <w:pStyle w:val="Normal"/>
        <w:spacing w:line="240" w:lineRule="auto"/>
        <w:ind w:firstLine="0"/>
        <w:jc w:val="left"/>
      </w:pPr>
    </w:p>
    <w:p w:rsidR="11FC7361" w:rsidP="11FC7361" w:rsidRDefault="11FC7361" w14:paraId="0F2E472C" w14:textId="27E76505">
      <w:pPr>
        <w:pStyle w:val="Normal"/>
        <w:spacing w:line="240" w:lineRule="auto"/>
        <w:ind w:firstLine="0"/>
        <w:jc w:val="left"/>
      </w:pPr>
    </w:p>
    <w:p w:rsidR="11FC7361" w:rsidP="11FC7361" w:rsidRDefault="11FC7361" w14:paraId="6FBECEDA" w14:textId="55D37533">
      <w:pPr>
        <w:pStyle w:val="Normal"/>
        <w:spacing w:line="240" w:lineRule="auto"/>
        <w:ind w:firstLine="0"/>
        <w:jc w:val="left"/>
      </w:pPr>
    </w:p>
    <w:p w:rsidR="11FC7361" w:rsidP="11FC7361" w:rsidRDefault="11FC7361" w14:paraId="7A71CC79" w14:textId="6C52FBBD">
      <w:pPr>
        <w:pStyle w:val="Normal"/>
        <w:spacing w:line="240" w:lineRule="auto"/>
        <w:ind w:firstLine="0"/>
        <w:jc w:val="left"/>
      </w:pPr>
    </w:p>
    <w:p w:rsidR="11FC7361" w:rsidP="11FC7361" w:rsidRDefault="11FC7361" w14:paraId="63EB7A3F" w14:textId="0CE5B8C2">
      <w:pPr>
        <w:pStyle w:val="Normal"/>
        <w:spacing w:line="240" w:lineRule="auto"/>
        <w:ind w:firstLine="0"/>
        <w:jc w:val="left"/>
      </w:pPr>
    </w:p>
    <w:p w:rsidR="11FC7361" w:rsidP="11FC7361" w:rsidRDefault="11FC7361" w14:paraId="28550BA5" w14:textId="6B185F0B">
      <w:pPr>
        <w:pStyle w:val="Normal"/>
        <w:spacing w:line="240" w:lineRule="auto"/>
        <w:ind w:firstLine="0"/>
        <w:jc w:val="left"/>
      </w:pPr>
    </w:p>
    <w:p w:rsidR="11FC7361" w:rsidP="11FC7361" w:rsidRDefault="11FC7361" w14:paraId="18F40EA4" w14:textId="62B3E5D6">
      <w:pPr>
        <w:pStyle w:val="Normal"/>
        <w:spacing w:line="240" w:lineRule="auto"/>
        <w:ind w:firstLine="0"/>
        <w:jc w:val="left"/>
      </w:pPr>
      <w:r w:rsidR="11FC7361">
        <w:rPr/>
        <w:t>RASCUNHO</w:t>
      </w:r>
    </w:p>
    <w:p w:rsidR="11FC7361" w:rsidP="11FC7361" w:rsidRDefault="11FC7361" w14:paraId="464837A2" w14:textId="5C10260A">
      <w:pPr>
        <w:pStyle w:val="Normal"/>
        <w:spacing w:line="240" w:lineRule="auto"/>
        <w:ind w:firstLine="0"/>
        <w:jc w:val="left"/>
      </w:pPr>
    </w:p>
    <w:p w:rsidR="11FC7361" w:rsidP="11FC7361" w:rsidRDefault="11FC7361" w14:paraId="7E14527D" w14:textId="01AB74B0">
      <w:pPr>
        <w:pStyle w:val="Normal"/>
        <w:spacing w:line="240" w:lineRule="auto"/>
        <w:ind w:firstLine="0"/>
        <w:jc w:val="left"/>
      </w:pPr>
      <w:r w:rsidR="11FC7361">
        <w:rPr/>
        <w:t>A tarifa está em constante aumento, seria necessário corrigir a inflação. Os grandes saltos entretanto podem talvez estar acontecendo a cada quebra de patamar do gap (hipótese).</w:t>
      </w:r>
    </w:p>
    <w:p w:rsidR="11FC7361" w:rsidP="11FC7361" w:rsidRDefault="11FC7361" w14:paraId="07B91299" w14:textId="416776C0">
      <w:pPr>
        <w:pStyle w:val="Normal"/>
        <w:spacing w:line="240" w:lineRule="auto"/>
        <w:ind w:firstLine="0"/>
        <w:jc w:val="left"/>
      </w:pPr>
    </w:p>
    <w:p w:rsidR="11FC7361" w:rsidP="11FC7361" w:rsidRDefault="11FC7361" w14:paraId="5FF6CC88" w14:textId="4606AF60">
      <w:pPr>
        <w:pStyle w:val="Normal"/>
        <w:spacing w:line="240" w:lineRule="auto"/>
        <w:ind w:firstLine="0"/>
        <w:jc w:val="left"/>
      </w:pPr>
    </w:p>
    <w:p w:rsidR="11FC7361" w:rsidP="11FC7361" w:rsidRDefault="11FC7361" w14:paraId="2647C810" w14:textId="45A428CB">
      <w:pPr>
        <w:pStyle w:val="Normal"/>
        <w:spacing w:line="240" w:lineRule="auto"/>
        <w:ind w:firstLine="0"/>
        <w:jc w:val="left"/>
      </w:pPr>
      <w:r w:rsidR="11FC7361">
        <w:drawing>
          <wp:inline wp14:editId="1C650605" wp14:anchorId="1A3F2D7D">
            <wp:extent cx="4572000" cy="2562225"/>
            <wp:effectExtent l="0" t="0" r="0" b="0"/>
            <wp:docPr id="658602965" name="" title=""/>
            <wp:cNvGraphicFramePr>
              <a:graphicFrameLocks noChangeAspect="1"/>
            </wp:cNvGraphicFramePr>
            <a:graphic>
              <a:graphicData uri="http://schemas.openxmlformats.org/drawingml/2006/picture">
                <pic:pic>
                  <pic:nvPicPr>
                    <pic:cNvPr id="0" name=""/>
                    <pic:cNvPicPr/>
                  </pic:nvPicPr>
                  <pic:blipFill>
                    <a:blip r:embed="R9cadd385fa4c4938">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11FC7361" w:rsidP="11FC7361" w:rsidRDefault="11FC7361" w14:paraId="7E2733DC" w14:textId="4B91152B">
      <w:pPr>
        <w:pStyle w:val="Normal"/>
        <w:spacing w:line="240" w:lineRule="auto"/>
        <w:ind w:firstLine="0"/>
        <w:jc w:val="left"/>
      </w:pPr>
    </w:p>
    <w:p w:rsidR="11FC7361" w:rsidP="11FC7361" w:rsidRDefault="11FC7361" w14:paraId="183E7E19" w14:textId="763EA1BD">
      <w:pPr>
        <w:pStyle w:val="Normal"/>
      </w:pPr>
      <w:r w:rsidR="11FC7361">
        <w:rPr/>
        <w:t>O gap para térmica, mostra ser reação ao gap para hidráulica, como se espera.</w:t>
      </w:r>
    </w:p>
    <w:p w:rsidR="11FC7361" w:rsidP="11FC7361" w:rsidRDefault="11FC7361" w14:paraId="3F5A9EAC" w14:textId="3997DA63">
      <w:pPr>
        <w:pStyle w:val="Normal"/>
        <w:spacing w:line="240" w:lineRule="auto"/>
        <w:ind w:firstLine="0"/>
        <w:jc w:val="left"/>
      </w:pPr>
      <w:r w:rsidR="11FC7361">
        <w:drawing>
          <wp:inline wp14:editId="6C51DDD8" wp14:anchorId="3D56ED08">
            <wp:extent cx="4572000" cy="2552700"/>
            <wp:effectExtent l="0" t="0" r="0" b="0"/>
            <wp:docPr id="255154399" name="" title=""/>
            <wp:cNvGraphicFramePr>
              <a:graphicFrameLocks noChangeAspect="1"/>
            </wp:cNvGraphicFramePr>
            <a:graphic>
              <a:graphicData uri="http://schemas.openxmlformats.org/drawingml/2006/picture">
                <pic:pic>
                  <pic:nvPicPr>
                    <pic:cNvPr id="0" name=""/>
                    <pic:cNvPicPr/>
                  </pic:nvPicPr>
                  <pic:blipFill>
                    <a:blip r:embed="Refd4d5caf8c5464d">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1FC7361" w:rsidP="11FC7361" w:rsidRDefault="11FC7361" w14:paraId="10BA98E7" w14:textId="0BBBB5BE">
      <w:pPr>
        <w:pStyle w:val="Normal"/>
        <w:spacing w:line="240" w:lineRule="auto"/>
        <w:ind w:firstLine="0"/>
        <w:jc w:val="left"/>
      </w:pPr>
      <w:r w:rsidR="11FC7361">
        <w:drawing>
          <wp:inline wp14:editId="2E9244B9" wp14:anchorId="454D5652">
            <wp:extent cx="4572000" cy="2571750"/>
            <wp:effectExtent l="0" t="0" r="0" b="0"/>
            <wp:docPr id="1586772367" name="" title=""/>
            <wp:cNvGraphicFramePr>
              <a:graphicFrameLocks noChangeAspect="1"/>
            </wp:cNvGraphicFramePr>
            <a:graphic>
              <a:graphicData uri="http://schemas.openxmlformats.org/drawingml/2006/picture">
                <pic:pic>
                  <pic:nvPicPr>
                    <pic:cNvPr id="0" name=""/>
                    <pic:cNvPicPr/>
                  </pic:nvPicPr>
                  <pic:blipFill>
                    <a:blip r:embed="R0034408104f6456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1FC7361" w:rsidP="11FC7361" w:rsidRDefault="11FC7361" w14:paraId="72091230" w14:textId="38E8AD1F">
      <w:pPr>
        <w:pStyle w:val="Normal"/>
        <w:spacing w:line="240" w:lineRule="auto"/>
        <w:ind w:firstLine="0"/>
        <w:jc w:val="left"/>
      </w:pPr>
    </w:p>
    <w:p w:rsidR="11FC7361" w:rsidP="11FC7361" w:rsidRDefault="11FC7361" w14:paraId="7C3F1207" w14:textId="46B52784">
      <w:pPr>
        <w:pStyle w:val="Normal"/>
        <w:spacing w:line="240" w:lineRule="auto"/>
        <w:ind w:firstLine="0"/>
        <w:jc w:val="left"/>
      </w:pPr>
      <w:r w:rsidR="11FC7361">
        <w:rPr/>
        <w:t xml:space="preserve">Ao comparar gráficos incluindo e </w:t>
      </w:r>
      <w:proofErr w:type="spellStart"/>
      <w:r w:rsidR="11FC7361">
        <w:rPr/>
        <w:t>excluido</w:t>
      </w:r>
      <w:proofErr w:type="spellEnd"/>
      <w:r w:rsidR="11FC7361">
        <w:rPr/>
        <w:t xml:space="preserve"> energia eólica, ela parece contribuir muito para a geração! Sem ela consumo e geração andam praticamente juntos, com ela, o gap fica negativo (sobra).</w:t>
      </w:r>
    </w:p>
    <w:sectPr w:rsidR="742E74DC" w:rsidSect="00A86A0E">
      <w:pgSz w:w="11907" w:h="16840" w:orient="portrait" w:code="9"/>
      <w:pgMar w:top="1701" w:right="1134" w:bottom="1134" w:left="1701" w:header="964" w:footer="964" w:gutter="0"/>
      <w:cols w:equalWidth="0" w:space="454">
        <w:col w:w="9072"/>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BD" w:author="Bruno Devesa" w:date="2022-05-18T13:16:00Z" w:id="21">
    <w:p w:rsidR="006C0415" w:rsidP="005E6EBF" w:rsidRDefault="006C0415" w14:paraId="5782177C" w14:textId="77777777">
      <w:pPr>
        <w:pStyle w:val="Textodecomentrio"/>
        <w:jc w:val="left"/>
      </w:pPr>
      <w:r>
        <w:rPr>
          <w:rStyle w:val="Refdecomentrio"/>
        </w:rPr>
        <w:annotationRef/>
      </w:r>
      <w:r w:rsidRPr="00BC2CC4">
        <w:t>Foi modificado das versões anteriores do trabalho e ainda precisará ser revisto (Ex, dividiremos a classe de Tarifas, criaremos relações, tabela de UF, mês, etc.</w:t>
      </w:r>
    </w:p>
  </w:comment>
  <w:comment w:initials="BD" w:author="Bruno Devesa" w:date="2022-05-18T13:16:00Z" w:id="24">
    <w:p w:rsidR="006C0415" w:rsidP="005E6EBF" w:rsidRDefault="006C0415" w14:paraId="0E6109E8" w14:textId="77777777">
      <w:pPr>
        <w:pStyle w:val="Textodecomentrio"/>
        <w:jc w:val="left"/>
      </w:pPr>
      <w:r>
        <w:rPr>
          <w:rStyle w:val="Refdecomentrio"/>
        </w:rPr>
        <w:annotationRef/>
      </w:r>
      <w:r w:rsidRPr="00BC2CC4">
        <w:t>Foi modificado das versões anteriores do trabalho e ainda precisará ser revisto.</w:t>
      </w:r>
    </w:p>
  </w:comment>
  <w:comment w:initials="BD" w:author="Bruno Devesa" w:date="2022-05-18T13:18:00Z" w:id="25">
    <w:p w:rsidR="006C0415" w:rsidP="005E6EBF" w:rsidRDefault="006C0415" w14:paraId="1309142B" w14:textId="77777777">
      <w:pPr>
        <w:pStyle w:val="Textodecomentrio"/>
        <w:jc w:val="left"/>
      </w:pPr>
      <w:r>
        <w:rPr>
          <w:rStyle w:val="Refdecomentrio"/>
        </w:rPr>
        <w:annotationRef/>
      </w:r>
      <w:r>
        <w:t>@DOUGLAS, Refazer aqui. Apaguei e deixei só um de exemplo.</w:t>
      </w:r>
      <w:r>
        <w:rPr>
          <w:rStyle w:val="Refdecoment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2177C" w15:done="0"/>
  <w15:commentEx w15:paraId="0E6109E8" w15:done="0"/>
  <w15:commentEx w15:paraId="1309142B"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2F701C" w16cex:dateUtc="2022-05-18T16:16:00Z"/>
  <w16cex:commentExtensible w16cex:durableId="262F7049" w16cex:dateUtc="2022-05-18T16:16:00Z"/>
  <w16cex:commentExtensible w16cex:durableId="262F7098" w16cex:dateUtc="2022-05-18T16:18:00Z"/>
</w16cex:commentsExtensible>
</file>

<file path=word/commentsIds.xml><?xml version="1.0" encoding="utf-8"?>
<w16cid:commentsIds xmlns:mc="http://schemas.openxmlformats.org/markup-compatibility/2006" xmlns:w16cid="http://schemas.microsoft.com/office/word/2016/wordml/cid" mc:Ignorable="w16cid">
  <w16cid:commentId w16cid:paraId="5782177C" w16cid:durableId="262F701C"/>
  <w16cid:commentId w16cid:paraId="0E6109E8" w16cid:durableId="262F7049"/>
  <w16cid:commentId w16cid:paraId="1309142B" w16cid:durableId="262F70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415" w:rsidP="00B852F2" w:rsidRDefault="006C0415" w14:paraId="0D585BE1" w14:textId="77777777">
      <w:r>
        <w:separator/>
      </w:r>
    </w:p>
  </w:endnote>
  <w:endnote w:type="continuationSeparator" w:id="0">
    <w:p w:rsidR="006C0415" w:rsidP="00B852F2" w:rsidRDefault="006C0415" w14:paraId="7A81D4B7" w14:textId="77777777">
      <w:r>
        <w:continuationSeparator/>
      </w:r>
    </w:p>
  </w:endnote>
  <w:endnote w:type="continuationNotice" w:id="1">
    <w:p w:rsidR="006C0415" w:rsidRDefault="006C0415" w14:paraId="2FBBEB0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2D1A6A4D" w14:textId="77777777">
    <w:pPr>
      <w:rPr>
        <w:lang w:val="en-CA"/>
      </w:rPr>
    </w:pPr>
    <w:r w:rsidRPr="003E173E">
      <w:rPr>
        <w:lang w:val="en-CA"/>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1234C8AD" w14:textId="77777777">
    <w:pPr>
      <w:rPr>
        <w:lang w:val="en-CA"/>
      </w:rPr>
    </w:pPr>
    <w:r w:rsidRPr="003E173E">
      <w:rPr>
        <w:lang w:val="en-CA"/>
      </w:rPr>
      <w:t>Proceedings of the XII SIBGRAPI (October 1999) 101-104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3197B028" w14:textId="77777777">
    <w:pPr>
      <w:rPr>
        <w:lang w:val="en-CA"/>
      </w:rPr>
    </w:pPr>
    <w:r w:rsidRPr="003E173E">
      <w:rPr>
        <w:lang w:val="en-CA"/>
      </w:rPr>
      <w:t>Proceedings of the XII SIBGRAPI (October 1999)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E173E" w:rsidR="006C0415" w:rsidP="00B852F2" w:rsidRDefault="006C0415" w14:paraId="776C1471" w14:textId="77777777">
    <w:pPr>
      <w:rPr>
        <w:lang w:val="en-CA"/>
      </w:rPr>
    </w:pPr>
    <w:r w:rsidRPr="003E173E">
      <w:rPr>
        <w:lang w:val="en-CA"/>
      </w:rPr>
      <w:t>Proceedings of the XII SIBGRAPI (October 1999) 101-104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415" w:rsidRDefault="006C0415" w14:paraId="7F2597A7" w14:textId="77777777">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806540"/>
      <w:docPartObj>
        <w:docPartGallery w:val="Page Numbers (Bottom of Page)"/>
        <w:docPartUnique/>
      </w:docPartObj>
    </w:sdtPr>
    <w:sdtContent>
      <w:p w:rsidR="006C0415" w:rsidRDefault="006C0415" w14:paraId="5B2C866F" w14:textId="56F94ACA">
        <w:pPr>
          <w:pStyle w:val="Rodap"/>
          <w:jc w:val="right"/>
        </w:pPr>
        <w:r>
          <w:fldChar w:fldCharType="begin"/>
        </w:r>
        <w:r>
          <w:instrText>PAGE   \* MERGEFORMAT</w:instrText>
        </w:r>
        <w:r>
          <w:fldChar w:fldCharType="separate"/>
        </w:r>
        <w:r w:rsidR="00AF1D89">
          <w:rPr>
            <w:noProof/>
          </w:rPr>
          <w:t>12</w:t>
        </w:r>
        <w:r>
          <w:fldChar w:fldCharType="end"/>
        </w:r>
      </w:p>
    </w:sdtContent>
  </w:sdt>
  <w:p w:rsidR="006C0415" w:rsidRDefault="006C0415" w14:paraId="09722CE4" w14:textId="77777777">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415" w:rsidRDefault="006C0415" w14:paraId="1DF9D56C" w14:textId="77777777">
    <w:pPr>
      <w:pStyle w:val="Rodap"/>
    </w:pPr>
  </w:p>
</w:ftr>
</file>

<file path=word/footer8.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2835"/>
      <w:gridCol w:w="2835"/>
      <w:gridCol w:w="2835"/>
    </w:tblGrid>
    <w:tr w:rsidR="11FC7361" w:rsidTr="11FC7361" w14:paraId="521F62FA">
      <w:tc>
        <w:tcPr>
          <w:tcW w:w="2835" w:type="dxa"/>
          <w:tcMar/>
        </w:tcPr>
        <w:p w:rsidR="11FC7361" w:rsidP="11FC7361" w:rsidRDefault="11FC7361" w14:paraId="3DEFF4F2" w14:textId="236FCE99">
          <w:pPr>
            <w:pStyle w:val="Cabealho"/>
            <w:bidi w:val="0"/>
            <w:ind w:left="-115"/>
            <w:jc w:val="left"/>
          </w:pPr>
        </w:p>
      </w:tc>
      <w:tc>
        <w:tcPr>
          <w:tcW w:w="2835" w:type="dxa"/>
          <w:tcMar/>
        </w:tcPr>
        <w:p w:rsidR="11FC7361" w:rsidP="11FC7361" w:rsidRDefault="11FC7361" w14:paraId="5EB4C6F1" w14:textId="1B719C81">
          <w:pPr>
            <w:pStyle w:val="Cabealho"/>
            <w:bidi w:val="0"/>
            <w:jc w:val="center"/>
          </w:pPr>
        </w:p>
      </w:tc>
      <w:tc>
        <w:tcPr>
          <w:tcW w:w="2835" w:type="dxa"/>
          <w:tcMar/>
        </w:tcPr>
        <w:p w:rsidR="11FC7361" w:rsidP="11FC7361" w:rsidRDefault="11FC7361" w14:paraId="14DAF365" w14:textId="29EF6400">
          <w:pPr>
            <w:pStyle w:val="Cabealho"/>
            <w:bidi w:val="0"/>
            <w:ind w:right="-115"/>
            <w:jc w:val="right"/>
          </w:pPr>
        </w:p>
      </w:tc>
    </w:tr>
  </w:tbl>
  <w:p w:rsidR="11FC7361" w:rsidP="11FC7361" w:rsidRDefault="11FC7361" w14:paraId="4B35D4F6" w14:textId="468E8A2B">
    <w:pPr>
      <w:pStyle w:val="Rodap"/>
      <w:bidi w:val="0"/>
    </w:pPr>
  </w:p>
</w:ftr>
</file>

<file path=word/footer9.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11FC7361" w:rsidTr="11FC7361" w14:paraId="2A07C175">
      <w:tc>
        <w:tcPr>
          <w:tcW w:w="3020" w:type="dxa"/>
          <w:tcMar/>
        </w:tcPr>
        <w:p w:rsidR="11FC7361" w:rsidP="11FC7361" w:rsidRDefault="11FC7361" w14:paraId="15BACAD2" w14:textId="4C9A64E6">
          <w:pPr>
            <w:pStyle w:val="Cabealho"/>
            <w:bidi w:val="0"/>
            <w:ind w:left="-115"/>
            <w:jc w:val="left"/>
          </w:pPr>
        </w:p>
      </w:tc>
      <w:tc>
        <w:tcPr>
          <w:tcW w:w="3020" w:type="dxa"/>
          <w:tcMar/>
        </w:tcPr>
        <w:p w:rsidR="11FC7361" w:rsidP="11FC7361" w:rsidRDefault="11FC7361" w14:paraId="43ADBA92" w14:textId="4C222291">
          <w:pPr>
            <w:pStyle w:val="Cabealho"/>
            <w:bidi w:val="0"/>
            <w:jc w:val="center"/>
          </w:pPr>
        </w:p>
      </w:tc>
      <w:tc>
        <w:tcPr>
          <w:tcW w:w="3020" w:type="dxa"/>
          <w:tcMar/>
        </w:tcPr>
        <w:p w:rsidR="11FC7361" w:rsidP="11FC7361" w:rsidRDefault="11FC7361" w14:paraId="53C70726" w14:textId="78E17C4F">
          <w:pPr>
            <w:pStyle w:val="Cabealho"/>
            <w:bidi w:val="0"/>
            <w:ind w:right="-115"/>
            <w:jc w:val="right"/>
          </w:pPr>
        </w:p>
      </w:tc>
    </w:tr>
  </w:tbl>
  <w:p w:rsidR="11FC7361" w:rsidP="11FC7361" w:rsidRDefault="11FC7361" w14:paraId="2D744089" w14:textId="51CF91DB">
    <w:pPr>
      <w:pStyle w:val="Rodap"/>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415" w:rsidP="00B852F2" w:rsidRDefault="006C0415" w14:paraId="29C4DE4A" w14:textId="77777777">
      <w:r>
        <w:separator/>
      </w:r>
    </w:p>
  </w:footnote>
  <w:footnote w:type="continuationSeparator" w:id="0">
    <w:p w:rsidR="006C0415" w:rsidP="00B852F2" w:rsidRDefault="006C0415" w14:paraId="41781C7B" w14:textId="77777777">
      <w:r>
        <w:continuationSeparator/>
      </w:r>
    </w:p>
  </w:footnote>
  <w:footnote w:type="continuationNotice" w:id="1">
    <w:p w:rsidR="006C0415" w:rsidRDefault="006C0415" w14:paraId="114ABFC7" w14:textId="7777777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C49FE" w:rsidR="006C0415" w:rsidP="00B852F2" w:rsidRDefault="006C0415" w14:paraId="3A43BF73"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54147565" w14:textId="77777777">
    <w:r w:rsidRPr="00EC49FE">
      <w:t>S. Sandri, J. Stolfi, L.Velho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F31074" w:rsidR="006C0415" w:rsidP="00F31074" w:rsidRDefault="006C0415" w14:paraId="3D378DF8" w14:textId="6FB7D01F">
    <w:pPr>
      <w:pStyle w:val="Cabealh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C49FE" w:rsidR="006C0415" w:rsidP="00B852F2" w:rsidRDefault="006C0415" w14:paraId="3119B162" w14:textId="77777777">
    <w:r>
      <w:rPr>
        <w:color w:val="2B579A"/>
        <w:shd w:val="clear" w:color="auto" w:fill="E6E6E6"/>
      </w:rPr>
      <w:fldChar w:fldCharType="begin"/>
    </w:r>
    <w:r w:rsidRPr="00EC49FE">
      <w:instrText xml:space="preserve">PAGE  </w:instrText>
    </w:r>
    <w:r>
      <w:rPr>
        <w:color w:val="2B579A"/>
        <w:shd w:val="clear" w:color="auto" w:fill="E6E6E6"/>
      </w:rPr>
      <w:fldChar w:fldCharType="separate"/>
    </w:r>
    <w:r w:rsidRPr="00EC49FE">
      <w:rPr>
        <w:noProof/>
      </w:rPr>
      <w:t>102</w:t>
    </w:r>
    <w:r>
      <w:rPr>
        <w:color w:val="2B579A"/>
        <w:shd w:val="clear" w:color="auto" w:fill="E6E6E6"/>
      </w:rPr>
      <w:fldChar w:fldCharType="end"/>
    </w:r>
  </w:p>
  <w:p w:rsidRPr="00EC49FE" w:rsidR="006C0415" w:rsidP="00B852F2" w:rsidRDefault="006C0415" w14:paraId="41B6CA61" w14:textId="77777777">
    <w:r w:rsidRPr="00EC49FE">
      <w:t>S. Sandri, J. Stolfi, L.Velho</w:t>
    </w:r>
  </w:p>
  <w:p w:rsidR="006C0415" w:rsidP="00B852F2" w:rsidRDefault="006C0415" w14:paraId="1C7EB38C" w14:textId="777777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93531" w:rsidR="006C0415" w:rsidP="00193531" w:rsidRDefault="006C0415" w14:paraId="4A59658B" w14:textId="474A5B28">
    <w:pPr>
      <w:pStyle w:val="Cabealho"/>
      <w:ind w:firstLine="0"/>
    </w:pPr>
  </w:p>
</w:hdr>
</file>

<file path=word/intelligence.xml><?xml version="1.0" encoding="utf-8"?>
<int:Intelligence xmlns:int="http://schemas.microsoft.com/office/intelligence/2019/intelligence">
  <int:IntelligenceSettings/>
  <int:Manifest>
    <int:WordHash hashCode="lAP0yM1a9hxIVU" id="vfTF8nps"/>
    <int:WordHash hashCode="nSTeOse1+753am" id="MDYiQjDh"/>
    <int:WordHash hashCode="UirzomISKJMpDS" id="sgLnJLPu"/>
    <int:WordHash hashCode="hlGN4zSzkJHd2F" id="1xmKSL9g"/>
  </int:Manifest>
  <int:Observations>
    <int:Content id="vfTF8nps">
      <int:Rejection type="LegacyProofing"/>
    </int:Content>
    <int:Content id="MDYiQjDh">
      <int:Rejection type="LegacyProofing"/>
    </int:Content>
    <int:Content id="sgLnJLPu">
      <int:Rejection type="LegacyProofing"/>
    </int:Content>
    <int:Content id="1xmKSL9g">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41DAE"/>
    <w:multiLevelType w:val="hybridMultilevel"/>
    <w:tmpl w:val="FFFFFFFF"/>
    <w:lvl w:ilvl="0" w:tplc="C97E607E">
      <w:start w:val="1"/>
      <w:numFmt w:val="bullet"/>
      <w:lvlText w:val=""/>
      <w:lvlJc w:val="left"/>
      <w:pPr>
        <w:ind w:left="720" w:hanging="360"/>
      </w:pPr>
      <w:rPr>
        <w:rFonts w:hint="default" w:ascii="Symbol" w:hAnsi="Symbol"/>
      </w:rPr>
    </w:lvl>
    <w:lvl w:ilvl="1" w:tplc="2FAA18A8">
      <w:start w:val="1"/>
      <w:numFmt w:val="bullet"/>
      <w:lvlText w:val="o"/>
      <w:lvlJc w:val="left"/>
      <w:pPr>
        <w:ind w:left="1440" w:hanging="360"/>
      </w:pPr>
      <w:rPr>
        <w:rFonts w:hint="default" w:ascii="Courier New" w:hAnsi="Courier New"/>
      </w:rPr>
    </w:lvl>
    <w:lvl w:ilvl="2" w:tplc="2C6A2EF6">
      <w:start w:val="1"/>
      <w:numFmt w:val="bullet"/>
      <w:lvlText w:val=""/>
      <w:lvlJc w:val="left"/>
      <w:pPr>
        <w:ind w:left="2160" w:hanging="360"/>
      </w:pPr>
      <w:rPr>
        <w:rFonts w:hint="default" w:ascii="Wingdings" w:hAnsi="Wingdings"/>
      </w:rPr>
    </w:lvl>
    <w:lvl w:ilvl="3" w:tplc="02803570">
      <w:start w:val="1"/>
      <w:numFmt w:val="bullet"/>
      <w:lvlText w:val=""/>
      <w:lvlJc w:val="left"/>
      <w:pPr>
        <w:ind w:left="2880" w:hanging="360"/>
      </w:pPr>
      <w:rPr>
        <w:rFonts w:hint="default" w:ascii="Symbol" w:hAnsi="Symbol"/>
      </w:rPr>
    </w:lvl>
    <w:lvl w:ilvl="4" w:tplc="76201D92">
      <w:start w:val="1"/>
      <w:numFmt w:val="bullet"/>
      <w:lvlText w:val="o"/>
      <w:lvlJc w:val="left"/>
      <w:pPr>
        <w:ind w:left="3600" w:hanging="360"/>
      </w:pPr>
      <w:rPr>
        <w:rFonts w:hint="default" w:ascii="Courier New" w:hAnsi="Courier New"/>
      </w:rPr>
    </w:lvl>
    <w:lvl w:ilvl="5" w:tplc="F412F104">
      <w:start w:val="1"/>
      <w:numFmt w:val="bullet"/>
      <w:lvlText w:val=""/>
      <w:lvlJc w:val="left"/>
      <w:pPr>
        <w:ind w:left="4320" w:hanging="360"/>
      </w:pPr>
      <w:rPr>
        <w:rFonts w:hint="default" w:ascii="Wingdings" w:hAnsi="Wingdings"/>
      </w:rPr>
    </w:lvl>
    <w:lvl w:ilvl="6" w:tplc="C50CED92">
      <w:start w:val="1"/>
      <w:numFmt w:val="bullet"/>
      <w:lvlText w:val=""/>
      <w:lvlJc w:val="left"/>
      <w:pPr>
        <w:ind w:left="5040" w:hanging="360"/>
      </w:pPr>
      <w:rPr>
        <w:rFonts w:hint="default" w:ascii="Symbol" w:hAnsi="Symbol"/>
      </w:rPr>
    </w:lvl>
    <w:lvl w:ilvl="7" w:tplc="9B709FCE">
      <w:start w:val="1"/>
      <w:numFmt w:val="bullet"/>
      <w:lvlText w:val="o"/>
      <w:lvlJc w:val="left"/>
      <w:pPr>
        <w:ind w:left="5760" w:hanging="360"/>
      </w:pPr>
      <w:rPr>
        <w:rFonts w:hint="default" w:ascii="Courier New" w:hAnsi="Courier New"/>
      </w:rPr>
    </w:lvl>
    <w:lvl w:ilvl="8" w:tplc="2A50892E">
      <w:start w:val="1"/>
      <w:numFmt w:val="bullet"/>
      <w:lvlText w:val=""/>
      <w:lvlJc w:val="left"/>
      <w:pPr>
        <w:ind w:left="6480" w:hanging="360"/>
      </w:pPr>
      <w:rPr>
        <w:rFonts w:hint="default" w:ascii="Wingdings" w:hAnsi="Wingdings"/>
      </w:rPr>
    </w:lvl>
  </w:abstractNum>
  <w:abstractNum w:abstractNumId="1" w15:restartNumberingAfterBreak="0">
    <w:nsid w:val="071C7A37"/>
    <w:multiLevelType w:val="hybridMultilevel"/>
    <w:tmpl w:val="B4A21A6E"/>
    <w:lvl w:ilvl="0" w:tplc="2F54163A">
      <w:start w:val="1"/>
      <w:numFmt w:val="bullet"/>
      <w:lvlText w:val=""/>
      <w:lvlJc w:val="left"/>
      <w:pPr>
        <w:ind w:left="720" w:hanging="360"/>
      </w:pPr>
      <w:rPr>
        <w:rFonts w:hint="default" w:ascii="Symbol" w:hAnsi="Symbol"/>
      </w:rPr>
    </w:lvl>
    <w:lvl w:ilvl="1" w:tplc="150CF632">
      <w:start w:val="1"/>
      <w:numFmt w:val="bullet"/>
      <w:lvlText w:val="o"/>
      <w:lvlJc w:val="left"/>
      <w:pPr>
        <w:ind w:left="1440" w:hanging="360"/>
      </w:pPr>
      <w:rPr>
        <w:rFonts w:hint="default" w:ascii="Courier New" w:hAnsi="Courier New"/>
      </w:rPr>
    </w:lvl>
    <w:lvl w:ilvl="2" w:tplc="96C6C6F2">
      <w:start w:val="1"/>
      <w:numFmt w:val="bullet"/>
      <w:lvlText w:val=""/>
      <w:lvlJc w:val="left"/>
      <w:pPr>
        <w:ind w:left="2160" w:hanging="360"/>
      </w:pPr>
      <w:rPr>
        <w:rFonts w:hint="default" w:ascii="Wingdings" w:hAnsi="Wingdings"/>
      </w:rPr>
    </w:lvl>
    <w:lvl w:ilvl="3" w:tplc="CD06F956">
      <w:start w:val="1"/>
      <w:numFmt w:val="bullet"/>
      <w:lvlText w:val=""/>
      <w:lvlJc w:val="left"/>
      <w:pPr>
        <w:ind w:left="2880" w:hanging="360"/>
      </w:pPr>
      <w:rPr>
        <w:rFonts w:hint="default" w:ascii="Symbol" w:hAnsi="Symbol"/>
      </w:rPr>
    </w:lvl>
    <w:lvl w:ilvl="4" w:tplc="E23CA666">
      <w:start w:val="1"/>
      <w:numFmt w:val="bullet"/>
      <w:lvlText w:val="o"/>
      <w:lvlJc w:val="left"/>
      <w:pPr>
        <w:ind w:left="3600" w:hanging="360"/>
      </w:pPr>
      <w:rPr>
        <w:rFonts w:hint="default" w:ascii="Courier New" w:hAnsi="Courier New"/>
      </w:rPr>
    </w:lvl>
    <w:lvl w:ilvl="5" w:tplc="0768685C">
      <w:start w:val="1"/>
      <w:numFmt w:val="bullet"/>
      <w:lvlText w:val=""/>
      <w:lvlJc w:val="left"/>
      <w:pPr>
        <w:ind w:left="4320" w:hanging="360"/>
      </w:pPr>
      <w:rPr>
        <w:rFonts w:hint="default" w:ascii="Wingdings" w:hAnsi="Wingdings"/>
      </w:rPr>
    </w:lvl>
    <w:lvl w:ilvl="6" w:tplc="FD1CC2DE">
      <w:start w:val="1"/>
      <w:numFmt w:val="bullet"/>
      <w:lvlText w:val=""/>
      <w:lvlJc w:val="left"/>
      <w:pPr>
        <w:ind w:left="5040" w:hanging="360"/>
      </w:pPr>
      <w:rPr>
        <w:rFonts w:hint="default" w:ascii="Symbol" w:hAnsi="Symbol"/>
      </w:rPr>
    </w:lvl>
    <w:lvl w:ilvl="7" w:tplc="7798643E">
      <w:start w:val="1"/>
      <w:numFmt w:val="bullet"/>
      <w:lvlText w:val="o"/>
      <w:lvlJc w:val="left"/>
      <w:pPr>
        <w:ind w:left="5760" w:hanging="360"/>
      </w:pPr>
      <w:rPr>
        <w:rFonts w:hint="default" w:ascii="Courier New" w:hAnsi="Courier New"/>
      </w:rPr>
    </w:lvl>
    <w:lvl w:ilvl="8" w:tplc="06E4B9FE">
      <w:start w:val="1"/>
      <w:numFmt w:val="bullet"/>
      <w:lvlText w:val=""/>
      <w:lvlJc w:val="left"/>
      <w:pPr>
        <w:ind w:left="6480" w:hanging="360"/>
      </w:pPr>
      <w:rPr>
        <w:rFonts w:hint="default" w:ascii="Wingdings" w:hAnsi="Wingdings"/>
      </w:rPr>
    </w:lvl>
  </w:abstractNum>
  <w:abstractNum w:abstractNumId="2" w15:restartNumberingAfterBreak="0">
    <w:nsid w:val="07E46F45"/>
    <w:multiLevelType w:val="hybridMultilevel"/>
    <w:tmpl w:val="170EE994"/>
    <w:lvl w:ilvl="0" w:tplc="98707C60">
      <w:start w:val="1"/>
      <w:numFmt w:val="bullet"/>
      <w:lvlText w:val=""/>
      <w:lvlJc w:val="left"/>
      <w:pPr>
        <w:ind w:left="720" w:hanging="360"/>
      </w:pPr>
      <w:rPr>
        <w:rFonts w:hint="default" w:ascii="Symbol" w:hAnsi="Symbol"/>
      </w:rPr>
    </w:lvl>
    <w:lvl w:ilvl="1" w:tplc="09348C68">
      <w:start w:val="1"/>
      <w:numFmt w:val="bullet"/>
      <w:lvlText w:val="o"/>
      <w:lvlJc w:val="left"/>
      <w:pPr>
        <w:ind w:left="1440" w:hanging="360"/>
      </w:pPr>
      <w:rPr>
        <w:rFonts w:hint="default" w:ascii="Courier New" w:hAnsi="Courier New"/>
      </w:rPr>
    </w:lvl>
    <w:lvl w:ilvl="2" w:tplc="E9D8AB5A">
      <w:start w:val="1"/>
      <w:numFmt w:val="bullet"/>
      <w:lvlText w:val=""/>
      <w:lvlJc w:val="left"/>
      <w:pPr>
        <w:ind w:left="2160" w:hanging="360"/>
      </w:pPr>
      <w:rPr>
        <w:rFonts w:hint="default" w:ascii="Wingdings" w:hAnsi="Wingdings"/>
      </w:rPr>
    </w:lvl>
    <w:lvl w:ilvl="3" w:tplc="12FEE39A">
      <w:start w:val="1"/>
      <w:numFmt w:val="bullet"/>
      <w:lvlText w:val=""/>
      <w:lvlJc w:val="left"/>
      <w:pPr>
        <w:ind w:left="2880" w:hanging="360"/>
      </w:pPr>
      <w:rPr>
        <w:rFonts w:hint="default" w:ascii="Symbol" w:hAnsi="Symbol"/>
      </w:rPr>
    </w:lvl>
    <w:lvl w:ilvl="4" w:tplc="4740C21C">
      <w:start w:val="1"/>
      <w:numFmt w:val="bullet"/>
      <w:lvlText w:val="o"/>
      <w:lvlJc w:val="left"/>
      <w:pPr>
        <w:ind w:left="3600" w:hanging="360"/>
      </w:pPr>
      <w:rPr>
        <w:rFonts w:hint="default" w:ascii="Courier New" w:hAnsi="Courier New"/>
      </w:rPr>
    </w:lvl>
    <w:lvl w:ilvl="5" w:tplc="442CDF56">
      <w:start w:val="1"/>
      <w:numFmt w:val="bullet"/>
      <w:lvlText w:val=""/>
      <w:lvlJc w:val="left"/>
      <w:pPr>
        <w:ind w:left="4320" w:hanging="360"/>
      </w:pPr>
      <w:rPr>
        <w:rFonts w:hint="default" w:ascii="Wingdings" w:hAnsi="Wingdings"/>
      </w:rPr>
    </w:lvl>
    <w:lvl w:ilvl="6" w:tplc="64AC7760">
      <w:start w:val="1"/>
      <w:numFmt w:val="bullet"/>
      <w:lvlText w:val=""/>
      <w:lvlJc w:val="left"/>
      <w:pPr>
        <w:ind w:left="5040" w:hanging="360"/>
      </w:pPr>
      <w:rPr>
        <w:rFonts w:hint="default" w:ascii="Symbol" w:hAnsi="Symbol"/>
      </w:rPr>
    </w:lvl>
    <w:lvl w:ilvl="7" w:tplc="287451C8">
      <w:start w:val="1"/>
      <w:numFmt w:val="bullet"/>
      <w:lvlText w:val="o"/>
      <w:lvlJc w:val="left"/>
      <w:pPr>
        <w:ind w:left="5760" w:hanging="360"/>
      </w:pPr>
      <w:rPr>
        <w:rFonts w:hint="default" w:ascii="Courier New" w:hAnsi="Courier New"/>
      </w:rPr>
    </w:lvl>
    <w:lvl w:ilvl="8" w:tplc="BD3422C0">
      <w:start w:val="1"/>
      <w:numFmt w:val="bullet"/>
      <w:lvlText w:val=""/>
      <w:lvlJc w:val="left"/>
      <w:pPr>
        <w:ind w:left="6480" w:hanging="360"/>
      </w:pPr>
      <w:rPr>
        <w:rFonts w:hint="default" w:ascii="Wingdings" w:hAnsi="Wingdings"/>
      </w:rPr>
    </w:lvl>
  </w:abstractNum>
  <w:abstractNum w:abstractNumId="3" w15:restartNumberingAfterBreak="0">
    <w:nsid w:val="09553307"/>
    <w:multiLevelType w:val="singleLevel"/>
    <w:tmpl w:val="17EC0E56"/>
    <w:lvl w:ilvl="0">
      <w:start w:val="1"/>
      <w:numFmt w:val="bullet"/>
      <w:lvlText w:val=""/>
      <w:lvlJc w:val="left"/>
      <w:pPr>
        <w:tabs>
          <w:tab w:val="num" w:pos="360"/>
        </w:tabs>
        <w:ind w:left="360" w:hanging="360"/>
      </w:pPr>
      <w:rPr>
        <w:rFonts w:hint="default" w:ascii="Symbol" w:hAnsi="Symbol"/>
      </w:rPr>
    </w:lvl>
  </w:abstractNum>
  <w:abstractNum w:abstractNumId="4" w15:restartNumberingAfterBreak="0">
    <w:nsid w:val="09EB1D34"/>
    <w:multiLevelType w:val="hybridMultilevel"/>
    <w:tmpl w:val="166ECC44"/>
    <w:lvl w:ilvl="0" w:tplc="EA4E6A32">
      <w:start w:val="1"/>
      <w:numFmt w:val="bullet"/>
      <w:lvlText w:val=""/>
      <w:lvlJc w:val="left"/>
      <w:pPr>
        <w:ind w:left="720" w:hanging="360"/>
      </w:pPr>
      <w:rPr>
        <w:rFonts w:hint="default" w:ascii="Symbol" w:hAnsi="Symbol"/>
      </w:rPr>
    </w:lvl>
    <w:lvl w:ilvl="1" w:tplc="62FCBDE8">
      <w:start w:val="1"/>
      <w:numFmt w:val="bullet"/>
      <w:lvlText w:val="o"/>
      <w:lvlJc w:val="left"/>
      <w:pPr>
        <w:ind w:left="1440" w:hanging="360"/>
      </w:pPr>
      <w:rPr>
        <w:rFonts w:hint="default" w:ascii="Courier New" w:hAnsi="Courier New"/>
      </w:rPr>
    </w:lvl>
    <w:lvl w:ilvl="2" w:tplc="1B72245C">
      <w:start w:val="1"/>
      <w:numFmt w:val="bullet"/>
      <w:lvlText w:val=""/>
      <w:lvlJc w:val="left"/>
      <w:pPr>
        <w:ind w:left="2160" w:hanging="360"/>
      </w:pPr>
      <w:rPr>
        <w:rFonts w:hint="default" w:ascii="Wingdings" w:hAnsi="Wingdings"/>
      </w:rPr>
    </w:lvl>
    <w:lvl w:ilvl="3" w:tplc="3D5C6554">
      <w:start w:val="1"/>
      <w:numFmt w:val="bullet"/>
      <w:lvlText w:val=""/>
      <w:lvlJc w:val="left"/>
      <w:pPr>
        <w:ind w:left="2880" w:hanging="360"/>
      </w:pPr>
      <w:rPr>
        <w:rFonts w:hint="default" w:ascii="Symbol" w:hAnsi="Symbol"/>
      </w:rPr>
    </w:lvl>
    <w:lvl w:ilvl="4" w:tplc="A70CF14A">
      <w:start w:val="1"/>
      <w:numFmt w:val="bullet"/>
      <w:lvlText w:val="o"/>
      <w:lvlJc w:val="left"/>
      <w:pPr>
        <w:ind w:left="3600" w:hanging="360"/>
      </w:pPr>
      <w:rPr>
        <w:rFonts w:hint="default" w:ascii="Courier New" w:hAnsi="Courier New"/>
      </w:rPr>
    </w:lvl>
    <w:lvl w:ilvl="5" w:tplc="6A801820">
      <w:start w:val="1"/>
      <w:numFmt w:val="bullet"/>
      <w:lvlText w:val=""/>
      <w:lvlJc w:val="left"/>
      <w:pPr>
        <w:ind w:left="4320" w:hanging="360"/>
      </w:pPr>
      <w:rPr>
        <w:rFonts w:hint="default" w:ascii="Wingdings" w:hAnsi="Wingdings"/>
      </w:rPr>
    </w:lvl>
    <w:lvl w:ilvl="6" w:tplc="E2F8F4FC">
      <w:start w:val="1"/>
      <w:numFmt w:val="bullet"/>
      <w:lvlText w:val=""/>
      <w:lvlJc w:val="left"/>
      <w:pPr>
        <w:ind w:left="5040" w:hanging="360"/>
      </w:pPr>
      <w:rPr>
        <w:rFonts w:hint="default" w:ascii="Symbol" w:hAnsi="Symbol"/>
      </w:rPr>
    </w:lvl>
    <w:lvl w:ilvl="7" w:tplc="32F66694">
      <w:start w:val="1"/>
      <w:numFmt w:val="bullet"/>
      <w:lvlText w:val="o"/>
      <w:lvlJc w:val="left"/>
      <w:pPr>
        <w:ind w:left="5760" w:hanging="360"/>
      </w:pPr>
      <w:rPr>
        <w:rFonts w:hint="default" w:ascii="Courier New" w:hAnsi="Courier New"/>
      </w:rPr>
    </w:lvl>
    <w:lvl w:ilvl="8" w:tplc="A8C87EE0">
      <w:start w:val="1"/>
      <w:numFmt w:val="bullet"/>
      <w:lvlText w:val=""/>
      <w:lvlJc w:val="left"/>
      <w:pPr>
        <w:ind w:left="6480" w:hanging="360"/>
      </w:pPr>
      <w:rPr>
        <w:rFonts w:hint="default" w:ascii="Wingdings" w:hAnsi="Wingdings"/>
      </w:rPr>
    </w:lvl>
  </w:abstractNum>
  <w:abstractNum w:abstractNumId="5" w15:restartNumberingAfterBreak="0">
    <w:nsid w:val="0B2E1538"/>
    <w:multiLevelType w:val="hybridMultilevel"/>
    <w:tmpl w:val="FFFFFFFF"/>
    <w:lvl w:ilvl="0" w:tplc="8BE8C06A">
      <w:start w:val="1"/>
      <w:numFmt w:val="bullet"/>
      <w:lvlText w:val=""/>
      <w:lvlJc w:val="left"/>
      <w:pPr>
        <w:ind w:left="720" w:hanging="360"/>
      </w:pPr>
      <w:rPr>
        <w:rFonts w:hint="default" w:ascii="Symbol" w:hAnsi="Symbol"/>
      </w:rPr>
    </w:lvl>
    <w:lvl w:ilvl="1" w:tplc="211A50C0">
      <w:start w:val="1"/>
      <w:numFmt w:val="bullet"/>
      <w:lvlText w:val="o"/>
      <w:lvlJc w:val="left"/>
      <w:pPr>
        <w:ind w:left="1440" w:hanging="360"/>
      </w:pPr>
      <w:rPr>
        <w:rFonts w:hint="default" w:ascii="Courier New" w:hAnsi="Courier New"/>
      </w:rPr>
    </w:lvl>
    <w:lvl w:ilvl="2" w:tplc="55BA14A4">
      <w:start w:val="1"/>
      <w:numFmt w:val="bullet"/>
      <w:lvlText w:val=""/>
      <w:lvlJc w:val="left"/>
      <w:pPr>
        <w:ind w:left="2160" w:hanging="360"/>
      </w:pPr>
      <w:rPr>
        <w:rFonts w:hint="default" w:ascii="Wingdings" w:hAnsi="Wingdings"/>
      </w:rPr>
    </w:lvl>
    <w:lvl w:ilvl="3" w:tplc="4B3457D6">
      <w:start w:val="1"/>
      <w:numFmt w:val="bullet"/>
      <w:lvlText w:val=""/>
      <w:lvlJc w:val="left"/>
      <w:pPr>
        <w:ind w:left="2880" w:hanging="360"/>
      </w:pPr>
      <w:rPr>
        <w:rFonts w:hint="default" w:ascii="Symbol" w:hAnsi="Symbol"/>
      </w:rPr>
    </w:lvl>
    <w:lvl w:ilvl="4" w:tplc="084E0A76">
      <w:start w:val="1"/>
      <w:numFmt w:val="bullet"/>
      <w:lvlText w:val="o"/>
      <w:lvlJc w:val="left"/>
      <w:pPr>
        <w:ind w:left="3600" w:hanging="360"/>
      </w:pPr>
      <w:rPr>
        <w:rFonts w:hint="default" w:ascii="Courier New" w:hAnsi="Courier New"/>
      </w:rPr>
    </w:lvl>
    <w:lvl w:ilvl="5" w:tplc="AC8E6890">
      <w:start w:val="1"/>
      <w:numFmt w:val="bullet"/>
      <w:lvlText w:val=""/>
      <w:lvlJc w:val="left"/>
      <w:pPr>
        <w:ind w:left="4320" w:hanging="360"/>
      </w:pPr>
      <w:rPr>
        <w:rFonts w:hint="default" w:ascii="Wingdings" w:hAnsi="Wingdings"/>
      </w:rPr>
    </w:lvl>
    <w:lvl w:ilvl="6" w:tplc="B73E7EB6">
      <w:start w:val="1"/>
      <w:numFmt w:val="bullet"/>
      <w:lvlText w:val=""/>
      <w:lvlJc w:val="left"/>
      <w:pPr>
        <w:ind w:left="5040" w:hanging="360"/>
      </w:pPr>
      <w:rPr>
        <w:rFonts w:hint="default" w:ascii="Symbol" w:hAnsi="Symbol"/>
      </w:rPr>
    </w:lvl>
    <w:lvl w:ilvl="7" w:tplc="9E0CBAAC">
      <w:start w:val="1"/>
      <w:numFmt w:val="bullet"/>
      <w:lvlText w:val="o"/>
      <w:lvlJc w:val="left"/>
      <w:pPr>
        <w:ind w:left="5760" w:hanging="360"/>
      </w:pPr>
      <w:rPr>
        <w:rFonts w:hint="default" w:ascii="Courier New" w:hAnsi="Courier New"/>
      </w:rPr>
    </w:lvl>
    <w:lvl w:ilvl="8" w:tplc="DE54B936">
      <w:start w:val="1"/>
      <w:numFmt w:val="bullet"/>
      <w:lvlText w:val=""/>
      <w:lvlJc w:val="left"/>
      <w:pPr>
        <w:ind w:left="6480" w:hanging="360"/>
      </w:pPr>
      <w:rPr>
        <w:rFonts w:hint="default" w:ascii="Wingdings" w:hAnsi="Wingdings"/>
      </w:rPr>
    </w:lvl>
  </w:abstractNum>
  <w:abstractNum w:abstractNumId="6" w15:restartNumberingAfterBreak="0">
    <w:nsid w:val="0B3C3D07"/>
    <w:multiLevelType w:val="hybridMultilevel"/>
    <w:tmpl w:val="F0DE0E40"/>
    <w:lvl w:ilvl="0" w:tplc="E8F8183A">
      <w:start w:val="1"/>
      <w:numFmt w:val="bullet"/>
      <w:lvlText w:val=""/>
      <w:lvlJc w:val="left"/>
      <w:pPr>
        <w:ind w:left="720" w:hanging="360"/>
      </w:pPr>
      <w:rPr>
        <w:rFonts w:hint="default" w:ascii="Symbol" w:hAnsi="Symbol"/>
      </w:rPr>
    </w:lvl>
    <w:lvl w:ilvl="1" w:tplc="E08630A2">
      <w:start w:val="1"/>
      <w:numFmt w:val="bullet"/>
      <w:lvlText w:val="o"/>
      <w:lvlJc w:val="left"/>
      <w:pPr>
        <w:ind w:left="1440" w:hanging="360"/>
      </w:pPr>
      <w:rPr>
        <w:rFonts w:hint="default" w:ascii="Courier New" w:hAnsi="Courier New"/>
      </w:rPr>
    </w:lvl>
    <w:lvl w:ilvl="2" w:tplc="4540F364">
      <w:start w:val="1"/>
      <w:numFmt w:val="bullet"/>
      <w:lvlText w:val=""/>
      <w:lvlJc w:val="left"/>
      <w:pPr>
        <w:ind w:left="2160" w:hanging="360"/>
      </w:pPr>
      <w:rPr>
        <w:rFonts w:hint="default" w:ascii="Wingdings" w:hAnsi="Wingdings"/>
      </w:rPr>
    </w:lvl>
    <w:lvl w:ilvl="3" w:tplc="0E4A9F1C">
      <w:start w:val="1"/>
      <w:numFmt w:val="bullet"/>
      <w:lvlText w:val=""/>
      <w:lvlJc w:val="left"/>
      <w:pPr>
        <w:ind w:left="2880" w:hanging="360"/>
      </w:pPr>
      <w:rPr>
        <w:rFonts w:hint="default" w:ascii="Symbol" w:hAnsi="Symbol"/>
      </w:rPr>
    </w:lvl>
    <w:lvl w:ilvl="4" w:tplc="6FFEEA74">
      <w:start w:val="1"/>
      <w:numFmt w:val="bullet"/>
      <w:lvlText w:val="o"/>
      <w:lvlJc w:val="left"/>
      <w:pPr>
        <w:ind w:left="3600" w:hanging="360"/>
      </w:pPr>
      <w:rPr>
        <w:rFonts w:hint="default" w:ascii="Courier New" w:hAnsi="Courier New"/>
      </w:rPr>
    </w:lvl>
    <w:lvl w:ilvl="5" w:tplc="2506E28A">
      <w:start w:val="1"/>
      <w:numFmt w:val="bullet"/>
      <w:lvlText w:val=""/>
      <w:lvlJc w:val="left"/>
      <w:pPr>
        <w:ind w:left="4320" w:hanging="360"/>
      </w:pPr>
      <w:rPr>
        <w:rFonts w:hint="default" w:ascii="Wingdings" w:hAnsi="Wingdings"/>
      </w:rPr>
    </w:lvl>
    <w:lvl w:ilvl="6" w:tplc="83B09298">
      <w:start w:val="1"/>
      <w:numFmt w:val="bullet"/>
      <w:lvlText w:val=""/>
      <w:lvlJc w:val="left"/>
      <w:pPr>
        <w:ind w:left="5040" w:hanging="360"/>
      </w:pPr>
      <w:rPr>
        <w:rFonts w:hint="default" w:ascii="Symbol" w:hAnsi="Symbol"/>
      </w:rPr>
    </w:lvl>
    <w:lvl w:ilvl="7" w:tplc="542ED242">
      <w:start w:val="1"/>
      <w:numFmt w:val="bullet"/>
      <w:lvlText w:val="o"/>
      <w:lvlJc w:val="left"/>
      <w:pPr>
        <w:ind w:left="5760" w:hanging="360"/>
      </w:pPr>
      <w:rPr>
        <w:rFonts w:hint="default" w:ascii="Courier New" w:hAnsi="Courier New"/>
      </w:rPr>
    </w:lvl>
    <w:lvl w:ilvl="8" w:tplc="E97271AA">
      <w:start w:val="1"/>
      <w:numFmt w:val="bullet"/>
      <w:lvlText w:val=""/>
      <w:lvlJc w:val="left"/>
      <w:pPr>
        <w:ind w:left="6480" w:hanging="360"/>
      </w:pPr>
      <w:rPr>
        <w:rFonts w:hint="default" w:ascii="Wingdings" w:hAnsi="Wingdings"/>
      </w:rPr>
    </w:lvl>
  </w:abstractNum>
  <w:abstractNum w:abstractNumId="7" w15:restartNumberingAfterBreak="0">
    <w:nsid w:val="0D5A7362"/>
    <w:multiLevelType w:val="hybridMultilevel"/>
    <w:tmpl w:val="25C2FD20"/>
    <w:lvl w:ilvl="0" w:tplc="4140974C">
      <w:start w:val="1"/>
      <w:numFmt w:val="decimal"/>
      <w:lvlText w:val="%1."/>
      <w:lvlJc w:val="left"/>
      <w:pPr>
        <w:ind w:left="720"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9D681B"/>
    <w:multiLevelType w:val="hybridMultilevel"/>
    <w:tmpl w:val="FFFFFFFF"/>
    <w:lvl w:ilvl="0" w:tplc="32B4AC9E">
      <w:start w:val="1"/>
      <w:numFmt w:val="bullet"/>
      <w:lvlText w:val=""/>
      <w:lvlJc w:val="left"/>
      <w:pPr>
        <w:ind w:left="720" w:hanging="360"/>
      </w:pPr>
      <w:rPr>
        <w:rFonts w:hint="default" w:ascii="Symbol" w:hAnsi="Symbol"/>
      </w:rPr>
    </w:lvl>
    <w:lvl w:ilvl="1" w:tplc="DB747C56">
      <w:start w:val="1"/>
      <w:numFmt w:val="bullet"/>
      <w:lvlText w:val="o"/>
      <w:lvlJc w:val="left"/>
      <w:pPr>
        <w:ind w:left="1440" w:hanging="360"/>
      </w:pPr>
      <w:rPr>
        <w:rFonts w:hint="default" w:ascii="Courier New" w:hAnsi="Courier New"/>
      </w:rPr>
    </w:lvl>
    <w:lvl w:ilvl="2" w:tplc="766C8658">
      <w:start w:val="1"/>
      <w:numFmt w:val="bullet"/>
      <w:lvlText w:val=""/>
      <w:lvlJc w:val="left"/>
      <w:pPr>
        <w:ind w:left="2160" w:hanging="360"/>
      </w:pPr>
      <w:rPr>
        <w:rFonts w:hint="default" w:ascii="Wingdings" w:hAnsi="Wingdings"/>
      </w:rPr>
    </w:lvl>
    <w:lvl w:ilvl="3" w:tplc="7220A60A">
      <w:start w:val="1"/>
      <w:numFmt w:val="bullet"/>
      <w:lvlText w:val=""/>
      <w:lvlJc w:val="left"/>
      <w:pPr>
        <w:ind w:left="2880" w:hanging="360"/>
      </w:pPr>
      <w:rPr>
        <w:rFonts w:hint="default" w:ascii="Symbol" w:hAnsi="Symbol"/>
      </w:rPr>
    </w:lvl>
    <w:lvl w:ilvl="4" w:tplc="66F64232">
      <w:start w:val="1"/>
      <w:numFmt w:val="bullet"/>
      <w:lvlText w:val="o"/>
      <w:lvlJc w:val="left"/>
      <w:pPr>
        <w:ind w:left="3600" w:hanging="360"/>
      </w:pPr>
      <w:rPr>
        <w:rFonts w:hint="default" w:ascii="Courier New" w:hAnsi="Courier New"/>
      </w:rPr>
    </w:lvl>
    <w:lvl w:ilvl="5" w:tplc="FBC08E9C">
      <w:start w:val="1"/>
      <w:numFmt w:val="bullet"/>
      <w:lvlText w:val=""/>
      <w:lvlJc w:val="left"/>
      <w:pPr>
        <w:ind w:left="4320" w:hanging="360"/>
      </w:pPr>
      <w:rPr>
        <w:rFonts w:hint="default" w:ascii="Wingdings" w:hAnsi="Wingdings"/>
      </w:rPr>
    </w:lvl>
    <w:lvl w:ilvl="6" w:tplc="6242DE4E">
      <w:start w:val="1"/>
      <w:numFmt w:val="bullet"/>
      <w:lvlText w:val=""/>
      <w:lvlJc w:val="left"/>
      <w:pPr>
        <w:ind w:left="5040" w:hanging="360"/>
      </w:pPr>
      <w:rPr>
        <w:rFonts w:hint="default" w:ascii="Symbol" w:hAnsi="Symbol"/>
      </w:rPr>
    </w:lvl>
    <w:lvl w:ilvl="7" w:tplc="D9120B10">
      <w:start w:val="1"/>
      <w:numFmt w:val="bullet"/>
      <w:lvlText w:val="o"/>
      <w:lvlJc w:val="left"/>
      <w:pPr>
        <w:ind w:left="5760" w:hanging="360"/>
      </w:pPr>
      <w:rPr>
        <w:rFonts w:hint="default" w:ascii="Courier New" w:hAnsi="Courier New"/>
      </w:rPr>
    </w:lvl>
    <w:lvl w:ilvl="8" w:tplc="DAD82B2C">
      <w:start w:val="1"/>
      <w:numFmt w:val="bullet"/>
      <w:lvlText w:val=""/>
      <w:lvlJc w:val="left"/>
      <w:pPr>
        <w:ind w:left="6480" w:hanging="360"/>
      </w:pPr>
      <w:rPr>
        <w:rFonts w:hint="default" w:ascii="Wingdings" w:hAnsi="Wingdings"/>
      </w:rPr>
    </w:lvl>
  </w:abstractNum>
  <w:abstractNum w:abstractNumId="9" w15:restartNumberingAfterBreak="0">
    <w:nsid w:val="1B3164FC"/>
    <w:multiLevelType w:val="hybridMultilevel"/>
    <w:tmpl w:val="C78826B0"/>
    <w:lvl w:ilvl="0" w:tplc="75608084">
      <w:start w:val="1"/>
      <w:numFmt w:val="bullet"/>
      <w:lvlText w:val=""/>
      <w:lvlJc w:val="left"/>
      <w:pPr>
        <w:ind w:left="720" w:hanging="360"/>
      </w:pPr>
      <w:rPr>
        <w:rFonts w:hint="default" w:ascii="Symbol" w:hAnsi="Symbol"/>
      </w:rPr>
    </w:lvl>
    <w:lvl w:ilvl="1" w:tplc="E3828986">
      <w:start w:val="1"/>
      <w:numFmt w:val="bullet"/>
      <w:lvlText w:val="o"/>
      <w:lvlJc w:val="left"/>
      <w:pPr>
        <w:ind w:left="1440" w:hanging="360"/>
      </w:pPr>
      <w:rPr>
        <w:rFonts w:hint="default" w:ascii="Courier New" w:hAnsi="Courier New"/>
      </w:rPr>
    </w:lvl>
    <w:lvl w:ilvl="2" w:tplc="7B4485F8">
      <w:start w:val="1"/>
      <w:numFmt w:val="bullet"/>
      <w:lvlText w:val=""/>
      <w:lvlJc w:val="left"/>
      <w:pPr>
        <w:ind w:left="2160" w:hanging="360"/>
      </w:pPr>
      <w:rPr>
        <w:rFonts w:hint="default" w:ascii="Wingdings" w:hAnsi="Wingdings"/>
      </w:rPr>
    </w:lvl>
    <w:lvl w:ilvl="3" w:tplc="1876B3FC">
      <w:start w:val="1"/>
      <w:numFmt w:val="bullet"/>
      <w:lvlText w:val=""/>
      <w:lvlJc w:val="left"/>
      <w:pPr>
        <w:ind w:left="2880" w:hanging="360"/>
      </w:pPr>
      <w:rPr>
        <w:rFonts w:hint="default" w:ascii="Symbol" w:hAnsi="Symbol"/>
      </w:rPr>
    </w:lvl>
    <w:lvl w:ilvl="4" w:tplc="58064D0E">
      <w:start w:val="1"/>
      <w:numFmt w:val="bullet"/>
      <w:lvlText w:val="o"/>
      <w:lvlJc w:val="left"/>
      <w:pPr>
        <w:ind w:left="3600" w:hanging="360"/>
      </w:pPr>
      <w:rPr>
        <w:rFonts w:hint="default" w:ascii="Courier New" w:hAnsi="Courier New"/>
      </w:rPr>
    </w:lvl>
    <w:lvl w:ilvl="5" w:tplc="85DE1BB6">
      <w:start w:val="1"/>
      <w:numFmt w:val="bullet"/>
      <w:lvlText w:val=""/>
      <w:lvlJc w:val="left"/>
      <w:pPr>
        <w:ind w:left="4320" w:hanging="360"/>
      </w:pPr>
      <w:rPr>
        <w:rFonts w:hint="default" w:ascii="Wingdings" w:hAnsi="Wingdings"/>
      </w:rPr>
    </w:lvl>
    <w:lvl w:ilvl="6" w:tplc="8AF8CE44">
      <w:start w:val="1"/>
      <w:numFmt w:val="bullet"/>
      <w:lvlText w:val=""/>
      <w:lvlJc w:val="left"/>
      <w:pPr>
        <w:ind w:left="5040" w:hanging="360"/>
      </w:pPr>
      <w:rPr>
        <w:rFonts w:hint="default" w:ascii="Symbol" w:hAnsi="Symbol"/>
      </w:rPr>
    </w:lvl>
    <w:lvl w:ilvl="7" w:tplc="9EFA86FC">
      <w:start w:val="1"/>
      <w:numFmt w:val="bullet"/>
      <w:lvlText w:val="o"/>
      <w:lvlJc w:val="left"/>
      <w:pPr>
        <w:ind w:left="5760" w:hanging="360"/>
      </w:pPr>
      <w:rPr>
        <w:rFonts w:hint="default" w:ascii="Courier New" w:hAnsi="Courier New"/>
      </w:rPr>
    </w:lvl>
    <w:lvl w:ilvl="8" w:tplc="12A6D5AC">
      <w:start w:val="1"/>
      <w:numFmt w:val="bullet"/>
      <w:lvlText w:val=""/>
      <w:lvlJc w:val="left"/>
      <w:pPr>
        <w:ind w:left="6480" w:hanging="360"/>
      </w:pPr>
      <w:rPr>
        <w:rFonts w:hint="default" w:ascii="Wingdings" w:hAnsi="Wingdings"/>
      </w:rPr>
    </w:lvl>
  </w:abstractNum>
  <w:abstractNum w:abstractNumId="10" w15:restartNumberingAfterBreak="0">
    <w:nsid w:val="1B681E1C"/>
    <w:multiLevelType w:val="hybridMultilevel"/>
    <w:tmpl w:val="B58416D8"/>
    <w:lvl w:ilvl="0" w:tplc="DC8C7832">
      <w:start w:val="1"/>
      <w:numFmt w:val="bullet"/>
      <w:lvlText w:val=""/>
      <w:lvlJc w:val="left"/>
      <w:pPr>
        <w:ind w:left="720" w:hanging="360"/>
      </w:pPr>
      <w:rPr>
        <w:rFonts w:hint="default" w:ascii="Symbol" w:hAnsi="Symbol"/>
      </w:rPr>
    </w:lvl>
    <w:lvl w:ilvl="1" w:tplc="97E47496">
      <w:start w:val="1"/>
      <w:numFmt w:val="bullet"/>
      <w:lvlText w:val="o"/>
      <w:lvlJc w:val="left"/>
      <w:pPr>
        <w:ind w:left="1440" w:hanging="360"/>
      </w:pPr>
      <w:rPr>
        <w:rFonts w:hint="default" w:ascii="Courier New" w:hAnsi="Courier New"/>
      </w:rPr>
    </w:lvl>
    <w:lvl w:ilvl="2" w:tplc="30EE8988">
      <w:start w:val="1"/>
      <w:numFmt w:val="bullet"/>
      <w:lvlText w:val=""/>
      <w:lvlJc w:val="left"/>
      <w:pPr>
        <w:ind w:left="2160" w:hanging="360"/>
      </w:pPr>
      <w:rPr>
        <w:rFonts w:hint="default" w:ascii="Wingdings" w:hAnsi="Wingdings"/>
      </w:rPr>
    </w:lvl>
    <w:lvl w:ilvl="3" w:tplc="AC7ECBEC">
      <w:start w:val="1"/>
      <w:numFmt w:val="bullet"/>
      <w:lvlText w:val=""/>
      <w:lvlJc w:val="left"/>
      <w:pPr>
        <w:ind w:left="2880" w:hanging="360"/>
      </w:pPr>
      <w:rPr>
        <w:rFonts w:hint="default" w:ascii="Symbol" w:hAnsi="Symbol"/>
      </w:rPr>
    </w:lvl>
    <w:lvl w:ilvl="4" w:tplc="CE7E474E">
      <w:start w:val="1"/>
      <w:numFmt w:val="bullet"/>
      <w:lvlText w:val="o"/>
      <w:lvlJc w:val="left"/>
      <w:pPr>
        <w:ind w:left="3600" w:hanging="360"/>
      </w:pPr>
      <w:rPr>
        <w:rFonts w:hint="default" w:ascii="Courier New" w:hAnsi="Courier New"/>
      </w:rPr>
    </w:lvl>
    <w:lvl w:ilvl="5" w:tplc="C83C291E">
      <w:start w:val="1"/>
      <w:numFmt w:val="bullet"/>
      <w:lvlText w:val=""/>
      <w:lvlJc w:val="left"/>
      <w:pPr>
        <w:ind w:left="4320" w:hanging="360"/>
      </w:pPr>
      <w:rPr>
        <w:rFonts w:hint="default" w:ascii="Wingdings" w:hAnsi="Wingdings"/>
      </w:rPr>
    </w:lvl>
    <w:lvl w:ilvl="6" w:tplc="E0AE157E">
      <w:start w:val="1"/>
      <w:numFmt w:val="bullet"/>
      <w:lvlText w:val=""/>
      <w:lvlJc w:val="left"/>
      <w:pPr>
        <w:ind w:left="5040" w:hanging="360"/>
      </w:pPr>
      <w:rPr>
        <w:rFonts w:hint="default" w:ascii="Symbol" w:hAnsi="Symbol"/>
      </w:rPr>
    </w:lvl>
    <w:lvl w:ilvl="7" w:tplc="D3B2D892">
      <w:start w:val="1"/>
      <w:numFmt w:val="bullet"/>
      <w:lvlText w:val="o"/>
      <w:lvlJc w:val="left"/>
      <w:pPr>
        <w:ind w:left="5760" w:hanging="360"/>
      </w:pPr>
      <w:rPr>
        <w:rFonts w:hint="default" w:ascii="Courier New" w:hAnsi="Courier New"/>
      </w:rPr>
    </w:lvl>
    <w:lvl w:ilvl="8" w:tplc="0212CBE2">
      <w:start w:val="1"/>
      <w:numFmt w:val="bullet"/>
      <w:lvlText w:val=""/>
      <w:lvlJc w:val="left"/>
      <w:pPr>
        <w:ind w:left="6480" w:hanging="360"/>
      </w:pPr>
      <w:rPr>
        <w:rFonts w:hint="default" w:ascii="Wingdings" w:hAnsi="Wingdings"/>
      </w:rPr>
    </w:lvl>
  </w:abstractNum>
  <w:abstractNum w:abstractNumId="11" w15:restartNumberingAfterBreak="0">
    <w:nsid w:val="1B6C3469"/>
    <w:multiLevelType w:val="hybridMultilevel"/>
    <w:tmpl w:val="FFFFFFFF"/>
    <w:lvl w:ilvl="0" w:tplc="B964B786">
      <w:start w:val="1"/>
      <w:numFmt w:val="bullet"/>
      <w:lvlText w:val=""/>
      <w:lvlJc w:val="left"/>
      <w:pPr>
        <w:ind w:left="720" w:hanging="360"/>
      </w:pPr>
      <w:rPr>
        <w:rFonts w:hint="default" w:ascii="Symbol" w:hAnsi="Symbol"/>
      </w:rPr>
    </w:lvl>
    <w:lvl w:ilvl="1" w:tplc="3CB44ACA">
      <w:start w:val="1"/>
      <w:numFmt w:val="bullet"/>
      <w:lvlText w:val="o"/>
      <w:lvlJc w:val="left"/>
      <w:pPr>
        <w:ind w:left="1440" w:hanging="360"/>
      </w:pPr>
      <w:rPr>
        <w:rFonts w:hint="default" w:ascii="Courier New" w:hAnsi="Courier New"/>
      </w:rPr>
    </w:lvl>
    <w:lvl w:ilvl="2" w:tplc="78968DB0">
      <w:start w:val="1"/>
      <w:numFmt w:val="bullet"/>
      <w:lvlText w:val=""/>
      <w:lvlJc w:val="left"/>
      <w:pPr>
        <w:ind w:left="2160" w:hanging="360"/>
      </w:pPr>
      <w:rPr>
        <w:rFonts w:hint="default" w:ascii="Wingdings" w:hAnsi="Wingdings"/>
      </w:rPr>
    </w:lvl>
    <w:lvl w:ilvl="3" w:tplc="185CF1E4">
      <w:start w:val="1"/>
      <w:numFmt w:val="bullet"/>
      <w:lvlText w:val=""/>
      <w:lvlJc w:val="left"/>
      <w:pPr>
        <w:ind w:left="2880" w:hanging="360"/>
      </w:pPr>
      <w:rPr>
        <w:rFonts w:hint="default" w:ascii="Symbol" w:hAnsi="Symbol"/>
      </w:rPr>
    </w:lvl>
    <w:lvl w:ilvl="4" w:tplc="377CDCF0">
      <w:start w:val="1"/>
      <w:numFmt w:val="bullet"/>
      <w:lvlText w:val="o"/>
      <w:lvlJc w:val="left"/>
      <w:pPr>
        <w:ind w:left="3600" w:hanging="360"/>
      </w:pPr>
      <w:rPr>
        <w:rFonts w:hint="default" w:ascii="Courier New" w:hAnsi="Courier New"/>
      </w:rPr>
    </w:lvl>
    <w:lvl w:ilvl="5" w:tplc="9DF2C814">
      <w:start w:val="1"/>
      <w:numFmt w:val="bullet"/>
      <w:lvlText w:val=""/>
      <w:lvlJc w:val="left"/>
      <w:pPr>
        <w:ind w:left="4320" w:hanging="360"/>
      </w:pPr>
      <w:rPr>
        <w:rFonts w:hint="default" w:ascii="Wingdings" w:hAnsi="Wingdings"/>
      </w:rPr>
    </w:lvl>
    <w:lvl w:ilvl="6" w:tplc="3FE49826">
      <w:start w:val="1"/>
      <w:numFmt w:val="bullet"/>
      <w:lvlText w:val=""/>
      <w:lvlJc w:val="left"/>
      <w:pPr>
        <w:ind w:left="5040" w:hanging="360"/>
      </w:pPr>
      <w:rPr>
        <w:rFonts w:hint="default" w:ascii="Symbol" w:hAnsi="Symbol"/>
      </w:rPr>
    </w:lvl>
    <w:lvl w:ilvl="7" w:tplc="84E270AC">
      <w:start w:val="1"/>
      <w:numFmt w:val="bullet"/>
      <w:lvlText w:val="o"/>
      <w:lvlJc w:val="left"/>
      <w:pPr>
        <w:ind w:left="5760" w:hanging="360"/>
      </w:pPr>
      <w:rPr>
        <w:rFonts w:hint="default" w:ascii="Courier New" w:hAnsi="Courier New"/>
      </w:rPr>
    </w:lvl>
    <w:lvl w:ilvl="8" w:tplc="DE504B12">
      <w:start w:val="1"/>
      <w:numFmt w:val="bullet"/>
      <w:lvlText w:val=""/>
      <w:lvlJc w:val="left"/>
      <w:pPr>
        <w:ind w:left="6480" w:hanging="360"/>
      </w:pPr>
      <w:rPr>
        <w:rFonts w:hint="default" w:ascii="Wingdings" w:hAnsi="Wingdings"/>
      </w:rPr>
    </w:lvl>
  </w:abstractNum>
  <w:abstractNum w:abstractNumId="12" w15:restartNumberingAfterBreak="0">
    <w:nsid w:val="1C726EA7"/>
    <w:multiLevelType w:val="hybridMultilevel"/>
    <w:tmpl w:val="FFFFFFFF"/>
    <w:lvl w:ilvl="0" w:tplc="AD449034">
      <w:start w:val="1"/>
      <w:numFmt w:val="bullet"/>
      <w:lvlText w:val=""/>
      <w:lvlJc w:val="left"/>
      <w:pPr>
        <w:ind w:left="720" w:hanging="360"/>
      </w:pPr>
      <w:rPr>
        <w:rFonts w:hint="default" w:ascii="Symbol" w:hAnsi="Symbol"/>
      </w:rPr>
    </w:lvl>
    <w:lvl w:ilvl="1" w:tplc="A17A74F8">
      <w:start w:val="1"/>
      <w:numFmt w:val="bullet"/>
      <w:lvlText w:val="o"/>
      <w:lvlJc w:val="left"/>
      <w:pPr>
        <w:ind w:left="1440" w:hanging="360"/>
      </w:pPr>
      <w:rPr>
        <w:rFonts w:hint="default" w:ascii="Courier New" w:hAnsi="Courier New"/>
      </w:rPr>
    </w:lvl>
    <w:lvl w:ilvl="2" w:tplc="E7E83898">
      <w:start w:val="1"/>
      <w:numFmt w:val="bullet"/>
      <w:lvlText w:val=""/>
      <w:lvlJc w:val="left"/>
      <w:pPr>
        <w:ind w:left="2160" w:hanging="360"/>
      </w:pPr>
      <w:rPr>
        <w:rFonts w:hint="default" w:ascii="Wingdings" w:hAnsi="Wingdings"/>
      </w:rPr>
    </w:lvl>
    <w:lvl w:ilvl="3" w:tplc="678E3F20">
      <w:start w:val="1"/>
      <w:numFmt w:val="bullet"/>
      <w:lvlText w:val=""/>
      <w:lvlJc w:val="left"/>
      <w:pPr>
        <w:ind w:left="2880" w:hanging="360"/>
      </w:pPr>
      <w:rPr>
        <w:rFonts w:hint="default" w:ascii="Symbol" w:hAnsi="Symbol"/>
      </w:rPr>
    </w:lvl>
    <w:lvl w:ilvl="4" w:tplc="406CDFDC">
      <w:start w:val="1"/>
      <w:numFmt w:val="bullet"/>
      <w:lvlText w:val="o"/>
      <w:lvlJc w:val="left"/>
      <w:pPr>
        <w:ind w:left="3600" w:hanging="360"/>
      </w:pPr>
      <w:rPr>
        <w:rFonts w:hint="default" w:ascii="Courier New" w:hAnsi="Courier New"/>
      </w:rPr>
    </w:lvl>
    <w:lvl w:ilvl="5" w:tplc="80C0B66A">
      <w:start w:val="1"/>
      <w:numFmt w:val="bullet"/>
      <w:lvlText w:val=""/>
      <w:lvlJc w:val="left"/>
      <w:pPr>
        <w:ind w:left="4320" w:hanging="360"/>
      </w:pPr>
      <w:rPr>
        <w:rFonts w:hint="default" w:ascii="Wingdings" w:hAnsi="Wingdings"/>
      </w:rPr>
    </w:lvl>
    <w:lvl w:ilvl="6" w:tplc="845C311E">
      <w:start w:val="1"/>
      <w:numFmt w:val="bullet"/>
      <w:lvlText w:val=""/>
      <w:lvlJc w:val="left"/>
      <w:pPr>
        <w:ind w:left="5040" w:hanging="360"/>
      </w:pPr>
      <w:rPr>
        <w:rFonts w:hint="default" w:ascii="Symbol" w:hAnsi="Symbol"/>
      </w:rPr>
    </w:lvl>
    <w:lvl w:ilvl="7" w:tplc="BB4AA1C8">
      <w:start w:val="1"/>
      <w:numFmt w:val="bullet"/>
      <w:lvlText w:val="o"/>
      <w:lvlJc w:val="left"/>
      <w:pPr>
        <w:ind w:left="5760" w:hanging="360"/>
      </w:pPr>
      <w:rPr>
        <w:rFonts w:hint="default" w:ascii="Courier New" w:hAnsi="Courier New"/>
      </w:rPr>
    </w:lvl>
    <w:lvl w:ilvl="8" w:tplc="F67CAC8A">
      <w:start w:val="1"/>
      <w:numFmt w:val="bullet"/>
      <w:lvlText w:val=""/>
      <w:lvlJc w:val="left"/>
      <w:pPr>
        <w:ind w:left="6480" w:hanging="360"/>
      </w:pPr>
      <w:rPr>
        <w:rFonts w:hint="default" w:ascii="Wingdings" w:hAnsi="Wingdings"/>
      </w:rPr>
    </w:lvl>
  </w:abstractNum>
  <w:abstractNum w:abstractNumId="13" w15:restartNumberingAfterBreak="0">
    <w:nsid w:val="25C36879"/>
    <w:multiLevelType w:val="hybridMultilevel"/>
    <w:tmpl w:val="FFFFFFFF"/>
    <w:lvl w:ilvl="0" w:tplc="5D981DE0">
      <w:start w:val="1"/>
      <w:numFmt w:val="bullet"/>
      <w:lvlText w:val=""/>
      <w:lvlJc w:val="left"/>
      <w:pPr>
        <w:ind w:left="720" w:hanging="360"/>
      </w:pPr>
      <w:rPr>
        <w:rFonts w:hint="default" w:ascii="Symbol" w:hAnsi="Symbol"/>
      </w:rPr>
    </w:lvl>
    <w:lvl w:ilvl="1" w:tplc="A296C6E8">
      <w:start w:val="1"/>
      <w:numFmt w:val="bullet"/>
      <w:lvlText w:val="o"/>
      <w:lvlJc w:val="left"/>
      <w:pPr>
        <w:ind w:left="1440" w:hanging="360"/>
      </w:pPr>
      <w:rPr>
        <w:rFonts w:hint="default" w:ascii="Courier New" w:hAnsi="Courier New"/>
      </w:rPr>
    </w:lvl>
    <w:lvl w:ilvl="2" w:tplc="2EFCC9CA">
      <w:start w:val="1"/>
      <w:numFmt w:val="bullet"/>
      <w:lvlText w:val=""/>
      <w:lvlJc w:val="left"/>
      <w:pPr>
        <w:ind w:left="2160" w:hanging="360"/>
      </w:pPr>
      <w:rPr>
        <w:rFonts w:hint="default" w:ascii="Wingdings" w:hAnsi="Wingdings"/>
      </w:rPr>
    </w:lvl>
    <w:lvl w:ilvl="3" w:tplc="C0287AE4">
      <w:start w:val="1"/>
      <w:numFmt w:val="bullet"/>
      <w:lvlText w:val=""/>
      <w:lvlJc w:val="left"/>
      <w:pPr>
        <w:ind w:left="2880" w:hanging="360"/>
      </w:pPr>
      <w:rPr>
        <w:rFonts w:hint="default" w:ascii="Symbol" w:hAnsi="Symbol"/>
      </w:rPr>
    </w:lvl>
    <w:lvl w:ilvl="4" w:tplc="07C21E62">
      <w:start w:val="1"/>
      <w:numFmt w:val="bullet"/>
      <w:lvlText w:val="o"/>
      <w:lvlJc w:val="left"/>
      <w:pPr>
        <w:ind w:left="3600" w:hanging="360"/>
      </w:pPr>
      <w:rPr>
        <w:rFonts w:hint="default" w:ascii="Courier New" w:hAnsi="Courier New"/>
      </w:rPr>
    </w:lvl>
    <w:lvl w:ilvl="5" w:tplc="DAE29BD4">
      <w:start w:val="1"/>
      <w:numFmt w:val="bullet"/>
      <w:lvlText w:val=""/>
      <w:lvlJc w:val="left"/>
      <w:pPr>
        <w:ind w:left="4320" w:hanging="360"/>
      </w:pPr>
      <w:rPr>
        <w:rFonts w:hint="default" w:ascii="Wingdings" w:hAnsi="Wingdings"/>
      </w:rPr>
    </w:lvl>
    <w:lvl w:ilvl="6" w:tplc="9334B954">
      <w:start w:val="1"/>
      <w:numFmt w:val="bullet"/>
      <w:lvlText w:val=""/>
      <w:lvlJc w:val="left"/>
      <w:pPr>
        <w:ind w:left="5040" w:hanging="360"/>
      </w:pPr>
      <w:rPr>
        <w:rFonts w:hint="default" w:ascii="Symbol" w:hAnsi="Symbol"/>
      </w:rPr>
    </w:lvl>
    <w:lvl w:ilvl="7" w:tplc="7C203F30">
      <w:start w:val="1"/>
      <w:numFmt w:val="bullet"/>
      <w:lvlText w:val="o"/>
      <w:lvlJc w:val="left"/>
      <w:pPr>
        <w:ind w:left="5760" w:hanging="360"/>
      </w:pPr>
      <w:rPr>
        <w:rFonts w:hint="default" w:ascii="Courier New" w:hAnsi="Courier New"/>
      </w:rPr>
    </w:lvl>
    <w:lvl w:ilvl="8" w:tplc="6A940B84">
      <w:start w:val="1"/>
      <w:numFmt w:val="bullet"/>
      <w:lvlText w:val=""/>
      <w:lvlJc w:val="left"/>
      <w:pPr>
        <w:ind w:left="6480" w:hanging="360"/>
      </w:pPr>
      <w:rPr>
        <w:rFonts w:hint="default" w:ascii="Wingdings" w:hAnsi="Wingdings"/>
      </w:rPr>
    </w:lvl>
  </w:abstractNum>
  <w:abstractNum w:abstractNumId="14" w15:restartNumberingAfterBreak="0">
    <w:nsid w:val="25DA4BA0"/>
    <w:multiLevelType w:val="hybridMultilevel"/>
    <w:tmpl w:val="FFFFFFFF"/>
    <w:lvl w:ilvl="0" w:tplc="FB440758">
      <w:start w:val="1"/>
      <w:numFmt w:val="bullet"/>
      <w:lvlText w:val=""/>
      <w:lvlJc w:val="left"/>
      <w:pPr>
        <w:ind w:left="720" w:hanging="360"/>
      </w:pPr>
      <w:rPr>
        <w:rFonts w:hint="default" w:ascii="Symbol" w:hAnsi="Symbol"/>
      </w:rPr>
    </w:lvl>
    <w:lvl w:ilvl="1" w:tplc="39980612">
      <w:start w:val="1"/>
      <w:numFmt w:val="bullet"/>
      <w:lvlText w:val="o"/>
      <w:lvlJc w:val="left"/>
      <w:pPr>
        <w:ind w:left="1440" w:hanging="360"/>
      </w:pPr>
      <w:rPr>
        <w:rFonts w:hint="default" w:ascii="Courier New" w:hAnsi="Courier New"/>
      </w:rPr>
    </w:lvl>
    <w:lvl w:ilvl="2" w:tplc="551C7C1E">
      <w:start w:val="1"/>
      <w:numFmt w:val="bullet"/>
      <w:lvlText w:val=""/>
      <w:lvlJc w:val="left"/>
      <w:pPr>
        <w:ind w:left="2160" w:hanging="360"/>
      </w:pPr>
      <w:rPr>
        <w:rFonts w:hint="default" w:ascii="Wingdings" w:hAnsi="Wingdings"/>
      </w:rPr>
    </w:lvl>
    <w:lvl w:ilvl="3" w:tplc="F3AA763C">
      <w:start w:val="1"/>
      <w:numFmt w:val="bullet"/>
      <w:lvlText w:val=""/>
      <w:lvlJc w:val="left"/>
      <w:pPr>
        <w:ind w:left="2880" w:hanging="360"/>
      </w:pPr>
      <w:rPr>
        <w:rFonts w:hint="default" w:ascii="Symbol" w:hAnsi="Symbol"/>
      </w:rPr>
    </w:lvl>
    <w:lvl w:ilvl="4" w:tplc="7514DD0E">
      <w:start w:val="1"/>
      <w:numFmt w:val="bullet"/>
      <w:lvlText w:val="o"/>
      <w:lvlJc w:val="left"/>
      <w:pPr>
        <w:ind w:left="3600" w:hanging="360"/>
      </w:pPr>
      <w:rPr>
        <w:rFonts w:hint="default" w:ascii="Courier New" w:hAnsi="Courier New"/>
      </w:rPr>
    </w:lvl>
    <w:lvl w:ilvl="5" w:tplc="09E049F8">
      <w:start w:val="1"/>
      <w:numFmt w:val="bullet"/>
      <w:lvlText w:val=""/>
      <w:lvlJc w:val="left"/>
      <w:pPr>
        <w:ind w:left="4320" w:hanging="360"/>
      </w:pPr>
      <w:rPr>
        <w:rFonts w:hint="default" w:ascii="Wingdings" w:hAnsi="Wingdings"/>
      </w:rPr>
    </w:lvl>
    <w:lvl w:ilvl="6" w:tplc="0F14EA74">
      <w:start w:val="1"/>
      <w:numFmt w:val="bullet"/>
      <w:lvlText w:val=""/>
      <w:lvlJc w:val="left"/>
      <w:pPr>
        <w:ind w:left="5040" w:hanging="360"/>
      </w:pPr>
      <w:rPr>
        <w:rFonts w:hint="default" w:ascii="Symbol" w:hAnsi="Symbol"/>
      </w:rPr>
    </w:lvl>
    <w:lvl w:ilvl="7" w:tplc="F58CADD0">
      <w:start w:val="1"/>
      <w:numFmt w:val="bullet"/>
      <w:lvlText w:val="o"/>
      <w:lvlJc w:val="left"/>
      <w:pPr>
        <w:ind w:left="5760" w:hanging="360"/>
      </w:pPr>
      <w:rPr>
        <w:rFonts w:hint="default" w:ascii="Courier New" w:hAnsi="Courier New"/>
      </w:rPr>
    </w:lvl>
    <w:lvl w:ilvl="8" w:tplc="86F4A9EA">
      <w:start w:val="1"/>
      <w:numFmt w:val="bullet"/>
      <w:lvlText w:val=""/>
      <w:lvlJc w:val="left"/>
      <w:pPr>
        <w:ind w:left="6480" w:hanging="360"/>
      </w:pPr>
      <w:rPr>
        <w:rFonts w:hint="default" w:ascii="Wingdings" w:hAnsi="Wingdings"/>
      </w:rPr>
    </w:lvl>
  </w:abstractNum>
  <w:abstractNum w:abstractNumId="15" w15:restartNumberingAfterBreak="0">
    <w:nsid w:val="28E87A4E"/>
    <w:multiLevelType w:val="hybridMultilevel"/>
    <w:tmpl w:val="FFFFFFFF"/>
    <w:lvl w:ilvl="0" w:tplc="B43ABC0C">
      <w:start w:val="1"/>
      <w:numFmt w:val="bullet"/>
      <w:lvlText w:val=""/>
      <w:lvlJc w:val="left"/>
      <w:pPr>
        <w:ind w:left="720" w:hanging="360"/>
      </w:pPr>
      <w:rPr>
        <w:rFonts w:hint="default" w:ascii="Symbol" w:hAnsi="Symbol"/>
      </w:rPr>
    </w:lvl>
    <w:lvl w:ilvl="1" w:tplc="A4CCA82E">
      <w:start w:val="1"/>
      <w:numFmt w:val="bullet"/>
      <w:lvlText w:val="o"/>
      <w:lvlJc w:val="left"/>
      <w:pPr>
        <w:ind w:left="1440" w:hanging="360"/>
      </w:pPr>
      <w:rPr>
        <w:rFonts w:hint="default" w:ascii="Courier New" w:hAnsi="Courier New"/>
      </w:rPr>
    </w:lvl>
    <w:lvl w:ilvl="2" w:tplc="73B8B390">
      <w:start w:val="1"/>
      <w:numFmt w:val="bullet"/>
      <w:lvlText w:val=""/>
      <w:lvlJc w:val="left"/>
      <w:pPr>
        <w:ind w:left="2160" w:hanging="360"/>
      </w:pPr>
      <w:rPr>
        <w:rFonts w:hint="default" w:ascii="Wingdings" w:hAnsi="Wingdings"/>
      </w:rPr>
    </w:lvl>
    <w:lvl w:ilvl="3" w:tplc="338A98B6">
      <w:start w:val="1"/>
      <w:numFmt w:val="bullet"/>
      <w:lvlText w:val=""/>
      <w:lvlJc w:val="left"/>
      <w:pPr>
        <w:ind w:left="2880" w:hanging="360"/>
      </w:pPr>
      <w:rPr>
        <w:rFonts w:hint="default" w:ascii="Symbol" w:hAnsi="Symbol"/>
      </w:rPr>
    </w:lvl>
    <w:lvl w:ilvl="4" w:tplc="EAF66AD2">
      <w:start w:val="1"/>
      <w:numFmt w:val="bullet"/>
      <w:lvlText w:val="o"/>
      <w:lvlJc w:val="left"/>
      <w:pPr>
        <w:ind w:left="3600" w:hanging="360"/>
      </w:pPr>
      <w:rPr>
        <w:rFonts w:hint="default" w:ascii="Courier New" w:hAnsi="Courier New"/>
      </w:rPr>
    </w:lvl>
    <w:lvl w:ilvl="5" w:tplc="7E889F36">
      <w:start w:val="1"/>
      <w:numFmt w:val="bullet"/>
      <w:lvlText w:val=""/>
      <w:lvlJc w:val="left"/>
      <w:pPr>
        <w:ind w:left="4320" w:hanging="360"/>
      </w:pPr>
      <w:rPr>
        <w:rFonts w:hint="default" w:ascii="Wingdings" w:hAnsi="Wingdings"/>
      </w:rPr>
    </w:lvl>
    <w:lvl w:ilvl="6" w:tplc="48B2263A">
      <w:start w:val="1"/>
      <w:numFmt w:val="bullet"/>
      <w:lvlText w:val=""/>
      <w:lvlJc w:val="left"/>
      <w:pPr>
        <w:ind w:left="5040" w:hanging="360"/>
      </w:pPr>
      <w:rPr>
        <w:rFonts w:hint="default" w:ascii="Symbol" w:hAnsi="Symbol"/>
      </w:rPr>
    </w:lvl>
    <w:lvl w:ilvl="7" w:tplc="01044BDE">
      <w:start w:val="1"/>
      <w:numFmt w:val="bullet"/>
      <w:lvlText w:val="o"/>
      <w:lvlJc w:val="left"/>
      <w:pPr>
        <w:ind w:left="5760" w:hanging="360"/>
      </w:pPr>
      <w:rPr>
        <w:rFonts w:hint="default" w:ascii="Courier New" w:hAnsi="Courier New"/>
      </w:rPr>
    </w:lvl>
    <w:lvl w:ilvl="8" w:tplc="DBF4B032">
      <w:start w:val="1"/>
      <w:numFmt w:val="bullet"/>
      <w:lvlText w:val=""/>
      <w:lvlJc w:val="left"/>
      <w:pPr>
        <w:ind w:left="6480" w:hanging="360"/>
      </w:pPr>
      <w:rPr>
        <w:rFonts w:hint="default" w:ascii="Wingdings" w:hAnsi="Wingdings"/>
      </w:rPr>
    </w:lvl>
  </w:abstractNum>
  <w:abstractNum w:abstractNumId="16" w15:restartNumberingAfterBreak="0">
    <w:nsid w:val="2A1053AD"/>
    <w:multiLevelType w:val="hybridMultilevel"/>
    <w:tmpl w:val="FFFFFFFF"/>
    <w:lvl w:ilvl="0" w:tplc="DC7C1384">
      <w:start w:val="1"/>
      <w:numFmt w:val="bullet"/>
      <w:lvlText w:val=""/>
      <w:lvlJc w:val="left"/>
      <w:pPr>
        <w:ind w:left="720" w:hanging="360"/>
      </w:pPr>
      <w:rPr>
        <w:rFonts w:hint="default" w:ascii="Symbol" w:hAnsi="Symbol"/>
      </w:rPr>
    </w:lvl>
    <w:lvl w:ilvl="1" w:tplc="3538EDFE">
      <w:start w:val="1"/>
      <w:numFmt w:val="bullet"/>
      <w:lvlText w:val="o"/>
      <w:lvlJc w:val="left"/>
      <w:pPr>
        <w:ind w:left="1440" w:hanging="360"/>
      </w:pPr>
      <w:rPr>
        <w:rFonts w:hint="default" w:ascii="Courier New" w:hAnsi="Courier New"/>
      </w:rPr>
    </w:lvl>
    <w:lvl w:ilvl="2" w:tplc="E63410CA">
      <w:start w:val="1"/>
      <w:numFmt w:val="bullet"/>
      <w:lvlText w:val=""/>
      <w:lvlJc w:val="left"/>
      <w:pPr>
        <w:ind w:left="2160" w:hanging="360"/>
      </w:pPr>
      <w:rPr>
        <w:rFonts w:hint="default" w:ascii="Wingdings" w:hAnsi="Wingdings"/>
      </w:rPr>
    </w:lvl>
    <w:lvl w:ilvl="3" w:tplc="5C104598">
      <w:start w:val="1"/>
      <w:numFmt w:val="bullet"/>
      <w:lvlText w:val=""/>
      <w:lvlJc w:val="left"/>
      <w:pPr>
        <w:ind w:left="2880" w:hanging="360"/>
      </w:pPr>
      <w:rPr>
        <w:rFonts w:hint="default" w:ascii="Symbol" w:hAnsi="Symbol"/>
      </w:rPr>
    </w:lvl>
    <w:lvl w:ilvl="4" w:tplc="2E06FBD4">
      <w:start w:val="1"/>
      <w:numFmt w:val="bullet"/>
      <w:lvlText w:val="o"/>
      <w:lvlJc w:val="left"/>
      <w:pPr>
        <w:ind w:left="3600" w:hanging="360"/>
      </w:pPr>
      <w:rPr>
        <w:rFonts w:hint="default" w:ascii="Courier New" w:hAnsi="Courier New"/>
      </w:rPr>
    </w:lvl>
    <w:lvl w:ilvl="5" w:tplc="7DACB374">
      <w:start w:val="1"/>
      <w:numFmt w:val="bullet"/>
      <w:lvlText w:val=""/>
      <w:lvlJc w:val="left"/>
      <w:pPr>
        <w:ind w:left="4320" w:hanging="360"/>
      </w:pPr>
      <w:rPr>
        <w:rFonts w:hint="default" w:ascii="Wingdings" w:hAnsi="Wingdings"/>
      </w:rPr>
    </w:lvl>
    <w:lvl w:ilvl="6" w:tplc="19565DFA">
      <w:start w:val="1"/>
      <w:numFmt w:val="bullet"/>
      <w:lvlText w:val=""/>
      <w:lvlJc w:val="left"/>
      <w:pPr>
        <w:ind w:left="5040" w:hanging="360"/>
      </w:pPr>
      <w:rPr>
        <w:rFonts w:hint="default" w:ascii="Symbol" w:hAnsi="Symbol"/>
      </w:rPr>
    </w:lvl>
    <w:lvl w:ilvl="7" w:tplc="C75A41E2">
      <w:start w:val="1"/>
      <w:numFmt w:val="bullet"/>
      <w:lvlText w:val="o"/>
      <w:lvlJc w:val="left"/>
      <w:pPr>
        <w:ind w:left="5760" w:hanging="360"/>
      </w:pPr>
      <w:rPr>
        <w:rFonts w:hint="default" w:ascii="Courier New" w:hAnsi="Courier New"/>
      </w:rPr>
    </w:lvl>
    <w:lvl w:ilvl="8" w:tplc="09F69724">
      <w:start w:val="1"/>
      <w:numFmt w:val="bullet"/>
      <w:lvlText w:val=""/>
      <w:lvlJc w:val="left"/>
      <w:pPr>
        <w:ind w:left="6480" w:hanging="360"/>
      </w:pPr>
      <w:rPr>
        <w:rFonts w:hint="default" w:ascii="Wingdings" w:hAnsi="Wingdings"/>
      </w:rPr>
    </w:lvl>
  </w:abstractNum>
  <w:abstractNum w:abstractNumId="17" w15:restartNumberingAfterBreak="0">
    <w:nsid w:val="2AD9754D"/>
    <w:multiLevelType w:val="hybridMultilevel"/>
    <w:tmpl w:val="0CAA1004"/>
    <w:lvl w:ilvl="0" w:tplc="8E60A4C6">
      <w:start w:val="1"/>
      <w:numFmt w:val="decimal"/>
      <w:lvlText w:val="%1."/>
      <w:lvlJc w:val="left"/>
      <w:pPr>
        <w:ind w:left="720" w:hanging="360"/>
      </w:pPr>
      <w:rPr>
        <w:color w:val="auto"/>
      </w:rPr>
    </w:lvl>
    <w:lvl w:ilvl="1" w:tplc="B0DEB6FE">
      <w:start w:val="1"/>
      <w:numFmt w:val="lowerLetter"/>
      <w:lvlText w:val="%2."/>
      <w:lvlJc w:val="left"/>
      <w:pPr>
        <w:ind w:left="1440" w:hanging="360"/>
      </w:pPr>
      <w:rPr>
        <w:color w:val="auto"/>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D5612"/>
    <w:multiLevelType w:val="hybridMultilevel"/>
    <w:tmpl w:val="FFFFFFFF"/>
    <w:lvl w:ilvl="0" w:tplc="6C78B4CC">
      <w:start w:val="1"/>
      <w:numFmt w:val="bullet"/>
      <w:lvlText w:val=""/>
      <w:lvlJc w:val="left"/>
      <w:pPr>
        <w:ind w:left="720" w:hanging="360"/>
      </w:pPr>
      <w:rPr>
        <w:rFonts w:hint="default" w:ascii="Symbol" w:hAnsi="Symbol"/>
      </w:rPr>
    </w:lvl>
    <w:lvl w:ilvl="1" w:tplc="A4D64E38">
      <w:start w:val="1"/>
      <w:numFmt w:val="bullet"/>
      <w:lvlText w:val="o"/>
      <w:lvlJc w:val="left"/>
      <w:pPr>
        <w:ind w:left="1440" w:hanging="360"/>
      </w:pPr>
      <w:rPr>
        <w:rFonts w:hint="default" w:ascii="Courier New" w:hAnsi="Courier New"/>
      </w:rPr>
    </w:lvl>
    <w:lvl w:ilvl="2" w:tplc="24040A66">
      <w:start w:val="1"/>
      <w:numFmt w:val="bullet"/>
      <w:lvlText w:val=""/>
      <w:lvlJc w:val="left"/>
      <w:pPr>
        <w:ind w:left="2160" w:hanging="360"/>
      </w:pPr>
      <w:rPr>
        <w:rFonts w:hint="default" w:ascii="Wingdings" w:hAnsi="Wingdings"/>
      </w:rPr>
    </w:lvl>
    <w:lvl w:ilvl="3" w:tplc="30082610">
      <w:start w:val="1"/>
      <w:numFmt w:val="bullet"/>
      <w:lvlText w:val=""/>
      <w:lvlJc w:val="left"/>
      <w:pPr>
        <w:ind w:left="2880" w:hanging="360"/>
      </w:pPr>
      <w:rPr>
        <w:rFonts w:hint="default" w:ascii="Symbol" w:hAnsi="Symbol"/>
      </w:rPr>
    </w:lvl>
    <w:lvl w:ilvl="4" w:tplc="BD18E148">
      <w:start w:val="1"/>
      <w:numFmt w:val="bullet"/>
      <w:lvlText w:val="o"/>
      <w:lvlJc w:val="left"/>
      <w:pPr>
        <w:ind w:left="3600" w:hanging="360"/>
      </w:pPr>
      <w:rPr>
        <w:rFonts w:hint="default" w:ascii="Courier New" w:hAnsi="Courier New"/>
      </w:rPr>
    </w:lvl>
    <w:lvl w:ilvl="5" w:tplc="48BE2E86">
      <w:start w:val="1"/>
      <w:numFmt w:val="bullet"/>
      <w:lvlText w:val=""/>
      <w:lvlJc w:val="left"/>
      <w:pPr>
        <w:ind w:left="4320" w:hanging="360"/>
      </w:pPr>
      <w:rPr>
        <w:rFonts w:hint="default" w:ascii="Wingdings" w:hAnsi="Wingdings"/>
      </w:rPr>
    </w:lvl>
    <w:lvl w:ilvl="6" w:tplc="3886FAF0">
      <w:start w:val="1"/>
      <w:numFmt w:val="bullet"/>
      <w:lvlText w:val=""/>
      <w:lvlJc w:val="left"/>
      <w:pPr>
        <w:ind w:left="5040" w:hanging="360"/>
      </w:pPr>
      <w:rPr>
        <w:rFonts w:hint="default" w:ascii="Symbol" w:hAnsi="Symbol"/>
      </w:rPr>
    </w:lvl>
    <w:lvl w:ilvl="7" w:tplc="87B220A4">
      <w:start w:val="1"/>
      <w:numFmt w:val="bullet"/>
      <w:lvlText w:val="o"/>
      <w:lvlJc w:val="left"/>
      <w:pPr>
        <w:ind w:left="5760" w:hanging="360"/>
      </w:pPr>
      <w:rPr>
        <w:rFonts w:hint="default" w:ascii="Courier New" w:hAnsi="Courier New"/>
      </w:rPr>
    </w:lvl>
    <w:lvl w:ilvl="8" w:tplc="8D5C8F1C">
      <w:start w:val="1"/>
      <w:numFmt w:val="bullet"/>
      <w:lvlText w:val=""/>
      <w:lvlJc w:val="left"/>
      <w:pPr>
        <w:ind w:left="6480" w:hanging="360"/>
      </w:pPr>
      <w:rPr>
        <w:rFonts w:hint="default" w:ascii="Wingdings" w:hAnsi="Wingdings"/>
      </w:rPr>
    </w:lvl>
  </w:abstractNum>
  <w:abstractNum w:abstractNumId="19" w15:restartNumberingAfterBreak="0">
    <w:nsid w:val="37BD138A"/>
    <w:multiLevelType w:val="hybridMultilevel"/>
    <w:tmpl w:val="FFFFFFFF"/>
    <w:lvl w:ilvl="0" w:tplc="B20CECB8">
      <w:start w:val="1"/>
      <w:numFmt w:val="bullet"/>
      <w:lvlText w:val=""/>
      <w:lvlJc w:val="left"/>
      <w:pPr>
        <w:ind w:left="720" w:hanging="360"/>
      </w:pPr>
      <w:rPr>
        <w:rFonts w:hint="default" w:ascii="Symbol" w:hAnsi="Symbol"/>
      </w:rPr>
    </w:lvl>
    <w:lvl w:ilvl="1" w:tplc="15A6EAE4">
      <w:start w:val="1"/>
      <w:numFmt w:val="bullet"/>
      <w:lvlText w:val="o"/>
      <w:lvlJc w:val="left"/>
      <w:pPr>
        <w:ind w:left="1440" w:hanging="360"/>
      </w:pPr>
      <w:rPr>
        <w:rFonts w:hint="default" w:ascii="Courier New" w:hAnsi="Courier New"/>
      </w:rPr>
    </w:lvl>
    <w:lvl w:ilvl="2" w:tplc="C82A8B46">
      <w:start w:val="1"/>
      <w:numFmt w:val="bullet"/>
      <w:lvlText w:val=""/>
      <w:lvlJc w:val="left"/>
      <w:pPr>
        <w:ind w:left="2160" w:hanging="360"/>
      </w:pPr>
      <w:rPr>
        <w:rFonts w:hint="default" w:ascii="Wingdings" w:hAnsi="Wingdings"/>
      </w:rPr>
    </w:lvl>
    <w:lvl w:ilvl="3" w:tplc="72CEE02E">
      <w:start w:val="1"/>
      <w:numFmt w:val="bullet"/>
      <w:lvlText w:val=""/>
      <w:lvlJc w:val="left"/>
      <w:pPr>
        <w:ind w:left="2880" w:hanging="360"/>
      </w:pPr>
      <w:rPr>
        <w:rFonts w:hint="default" w:ascii="Symbol" w:hAnsi="Symbol"/>
      </w:rPr>
    </w:lvl>
    <w:lvl w:ilvl="4" w:tplc="DD86148E">
      <w:start w:val="1"/>
      <w:numFmt w:val="bullet"/>
      <w:lvlText w:val="o"/>
      <w:lvlJc w:val="left"/>
      <w:pPr>
        <w:ind w:left="3600" w:hanging="360"/>
      </w:pPr>
      <w:rPr>
        <w:rFonts w:hint="default" w:ascii="Courier New" w:hAnsi="Courier New"/>
      </w:rPr>
    </w:lvl>
    <w:lvl w:ilvl="5" w:tplc="CC707DC8">
      <w:start w:val="1"/>
      <w:numFmt w:val="bullet"/>
      <w:lvlText w:val=""/>
      <w:lvlJc w:val="left"/>
      <w:pPr>
        <w:ind w:left="4320" w:hanging="360"/>
      </w:pPr>
      <w:rPr>
        <w:rFonts w:hint="default" w:ascii="Wingdings" w:hAnsi="Wingdings"/>
      </w:rPr>
    </w:lvl>
    <w:lvl w:ilvl="6" w:tplc="046AC2D6">
      <w:start w:val="1"/>
      <w:numFmt w:val="bullet"/>
      <w:lvlText w:val=""/>
      <w:lvlJc w:val="left"/>
      <w:pPr>
        <w:ind w:left="5040" w:hanging="360"/>
      </w:pPr>
      <w:rPr>
        <w:rFonts w:hint="default" w:ascii="Symbol" w:hAnsi="Symbol"/>
      </w:rPr>
    </w:lvl>
    <w:lvl w:ilvl="7" w:tplc="0E9236FC">
      <w:start w:val="1"/>
      <w:numFmt w:val="bullet"/>
      <w:lvlText w:val="o"/>
      <w:lvlJc w:val="left"/>
      <w:pPr>
        <w:ind w:left="5760" w:hanging="360"/>
      </w:pPr>
      <w:rPr>
        <w:rFonts w:hint="default" w:ascii="Courier New" w:hAnsi="Courier New"/>
      </w:rPr>
    </w:lvl>
    <w:lvl w:ilvl="8" w:tplc="E2ECF40E">
      <w:start w:val="1"/>
      <w:numFmt w:val="bullet"/>
      <w:lvlText w:val=""/>
      <w:lvlJc w:val="left"/>
      <w:pPr>
        <w:ind w:left="6480" w:hanging="360"/>
      </w:pPr>
      <w:rPr>
        <w:rFonts w:hint="default" w:ascii="Wingdings" w:hAnsi="Wingdings"/>
      </w:rPr>
    </w:lvl>
  </w:abstractNum>
  <w:abstractNum w:abstractNumId="20" w15:restartNumberingAfterBreak="0">
    <w:nsid w:val="39EE191A"/>
    <w:multiLevelType w:val="multilevel"/>
    <w:tmpl w:val="F55EC80E"/>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2B2676"/>
    <w:multiLevelType w:val="hybridMultilevel"/>
    <w:tmpl w:val="FFFFFFFF"/>
    <w:lvl w:ilvl="0" w:tplc="63C2738E">
      <w:start w:val="1"/>
      <w:numFmt w:val="bullet"/>
      <w:lvlText w:val=""/>
      <w:lvlJc w:val="left"/>
      <w:pPr>
        <w:ind w:left="720" w:hanging="360"/>
      </w:pPr>
      <w:rPr>
        <w:rFonts w:hint="default" w:ascii="Symbol" w:hAnsi="Symbol"/>
      </w:rPr>
    </w:lvl>
    <w:lvl w:ilvl="1" w:tplc="7C961762">
      <w:start w:val="1"/>
      <w:numFmt w:val="bullet"/>
      <w:lvlText w:val="o"/>
      <w:lvlJc w:val="left"/>
      <w:pPr>
        <w:ind w:left="1440" w:hanging="360"/>
      </w:pPr>
      <w:rPr>
        <w:rFonts w:hint="default" w:ascii="Courier New" w:hAnsi="Courier New"/>
      </w:rPr>
    </w:lvl>
    <w:lvl w:ilvl="2" w:tplc="9318634C">
      <w:start w:val="1"/>
      <w:numFmt w:val="bullet"/>
      <w:lvlText w:val=""/>
      <w:lvlJc w:val="left"/>
      <w:pPr>
        <w:ind w:left="2160" w:hanging="360"/>
      </w:pPr>
      <w:rPr>
        <w:rFonts w:hint="default" w:ascii="Wingdings" w:hAnsi="Wingdings"/>
      </w:rPr>
    </w:lvl>
    <w:lvl w:ilvl="3" w:tplc="DCE6F9F2">
      <w:start w:val="1"/>
      <w:numFmt w:val="bullet"/>
      <w:lvlText w:val=""/>
      <w:lvlJc w:val="left"/>
      <w:pPr>
        <w:ind w:left="2880" w:hanging="360"/>
      </w:pPr>
      <w:rPr>
        <w:rFonts w:hint="default" w:ascii="Symbol" w:hAnsi="Symbol"/>
      </w:rPr>
    </w:lvl>
    <w:lvl w:ilvl="4" w:tplc="3ED4D1B8">
      <w:start w:val="1"/>
      <w:numFmt w:val="bullet"/>
      <w:lvlText w:val="o"/>
      <w:lvlJc w:val="left"/>
      <w:pPr>
        <w:ind w:left="3600" w:hanging="360"/>
      </w:pPr>
      <w:rPr>
        <w:rFonts w:hint="default" w:ascii="Courier New" w:hAnsi="Courier New"/>
      </w:rPr>
    </w:lvl>
    <w:lvl w:ilvl="5" w:tplc="051AFED6">
      <w:start w:val="1"/>
      <w:numFmt w:val="bullet"/>
      <w:lvlText w:val=""/>
      <w:lvlJc w:val="left"/>
      <w:pPr>
        <w:ind w:left="4320" w:hanging="360"/>
      </w:pPr>
      <w:rPr>
        <w:rFonts w:hint="default" w:ascii="Wingdings" w:hAnsi="Wingdings"/>
      </w:rPr>
    </w:lvl>
    <w:lvl w:ilvl="6" w:tplc="0420A75C">
      <w:start w:val="1"/>
      <w:numFmt w:val="bullet"/>
      <w:lvlText w:val=""/>
      <w:lvlJc w:val="left"/>
      <w:pPr>
        <w:ind w:left="5040" w:hanging="360"/>
      </w:pPr>
      <w:rPr>
        <w:rFonts w:hint="default" w:ascii="Symbol" w:hAnsi="Symbol"/>
      </w:rPr>
    </w:lvl>
    <w:lvl w:ilvl="7" w:tplc="EEFA888A">
      <w:start w:val="1"/>
      <w:numFmt w:val="bullet"/>
      <w:lvlText w:val="o"/>
      <w:lvlJc w:val="left"/>
      <w:pPr>
        <w:ind w:left="5760" w:hanging="360"/>
      </w:pPr>
      <w:rPr>
        <w:rFonts w:hint="default" w:ascii="Courier New" w:hAnsi="Courier New"/>
      </w:rPr>
    </w:lvl>
    <w:lvl w:ilvl="8" w:tplc="B56447E8">
      <w:start w:val="1"/>
      <w:numFmt w:val="bullet"/>
      <w:lvlText w:val=""/>
      <w:lvlJc w:val="left"/>
      <w:pPr>
        <w:ind w:left="6480" w:hanging="360"/>
      </w:pPr>
      <w:rPr>
        <w:rFonts w:hint="default" w:ascii="Wingdings" w:hAnsi="Wingdings"/>
      </w:rPr>
    </w:lvl>
  </w:abstractNum>
  <w:abstractNum w:abstractNumId="22" w15:restartNumberingAfterBreak="0">
    <w:nsid w:val="403E492A"/>
    <w:multiLevelType w:val="hybridMultilevel"/>
    <w:tmpl w:val="FFFFFFFF"/>
    <w:lvl w:ilvl="0" w:tplc="06DA17B2">
      <w:start w:val="1"/>
      <w:numFmt w:val="bullet"/>
      <w:lvlText w:val=""/>
      <w:lvlJc w:val="left"/>
      <w:pPr>
        <w:ind w:left="720" w:hanging="360"/>
      </w:pPr>
      <w:rPr>
        <w:rFonts w:hint="default" w:ascii="Symbol" w:hAnsi="Symbol"/>
      </w:rPr>
    </w:lvl>
    <w:lvl w:ilvl="1" w:tplc="5AD4CAF6">
      <w:start w:val="1"/>
      <w:numFmt w:val="bullet"/>
      <w:lvlText w:val="o"/>
      <w:lvlJc w:val="left"/>
      <w:pPr>
        <w:ind w:left="1440" w:hanging="360"/>
      </w:pPr>
      <w:rPr>
        <w:rFonts w:hint="default" w:ascii="Courier New" w:hAnsi="Courier New"/>
      </w:rPr>
    </w:lvl>
    <w:lvl w:ilvl="2" w:tplc="D480F286">
      <w:start w:val="1"/>
      <w:numFmt w:val="bullet"/>
      <w:lvlText w:val=""/>
      <w:lvlJc w:val="left"/>
      <w:pPr>
        <w:ind w:left="2160" w:hanging="360"/>
      </w:pPr>
      <w:rPr>
        <w:rFonts w:hint="default" w:ascii="Wingdings" w:hAnsi="Wingdings"/>
      </w:rPr>
    </w:lvl>
    <w:lvl w:ilvl="3" w:tplc="94EA5FCC">
      <w:start w:val="1"/>
      <w:numFmt w:val="bullet"/>
      <w:lvlText w:val=""/>
      <w:lvlJc w:val="left"/>
      <w:pPr>
        <w:ind w:left="2880" w:hanging="360"/>
      </w:pPr>
      <w:rPr>
        <w:rFonts w:hint="default" w:ascii="Symbol" w:hAnsi="Symbol"/>
      </w:rPr>
    </w:lvl>
    <w:lvl w:ilvl="4" w:tplc="8B501C26">
      <w:start w:val="1"/>
      <w:numFmt w:val="bullet"/>
      <w:lvlText w:val="o"/>
      <w:lvlJc w:val="left"/>
      <w:pPr>
        <w:ind w:left="3600" w:hanging="360"/>
      </w:pPr>
      <w:rPr>
        <w:rFonts w:hint="default" w:ascii="Courier New" w:hAnsi="Courier New"/>
      </w:rPr>
    </w:lvl>
    <w:lvl w:ilvl="5" w:tplc="6562CAAC">
      <w:start w:val="1"/>
      <w:numFmt w:val="bullet"/>
      <w:lvlText w:val=""/>
      <w:lvlJc w:val="left"/>
      <w:pPr>
        <w:ind w:left="4320" w:hanging="360"/>
      </w:pPr>
      <w:rPr>
        <w:rFonts w:hint="default" w:ascii="Wingdings" w:hAnsi="Wingdings"/>
      </w:rPr>
    </w:lvl>
    <w:lvl w:ilvl="6" w:tplc="CB06430C">
      <w:start w:val="1"/>
      <w:numFmt w:val="bullet"/>
      <w:lvlText w:val=""/>
      <w:lvlJc w:val="left"/>
      <w:pPr>
        <w:ind w:left="5040" w:hanging="360"/>
      </w:pPr>
      <w:rPr>
        <w:rFonts w:hint="default" w:ascii="Symbol" w:hAnsi="Symbol"/>
      </w:rPr>
    </w:lvl>
    <w:lvl w:ilvl="7" w:tplc="869C9F18">
      <w:start w:val="1"/>
      <w:numFmt w:val="bullet"/>
      <w:lvlText w:val="o"/>
      <w:lvlJc w:val="left"/>
      <w:pPr>
        <w:ind w:left="5760" w:hanging="360"/>
      </w:pPr>
      <w:rPr>
        <w:rFonts w:hint="default" w:ascii="Courier New" w:hAnsi="Courier New"/>
      </w:rPr>
    </w:lvl>
    <w:lvl w:ilvl="8" w:tplc="D916DF78">
      <w:start w:val="1"/>
      <w:numFmt w:val="bullet"/>
      <w:lvlText w:val=""/>
      <w:lvlJc w:val="left"/>
      <w:pPr>
        <w:ind w:left="6480" w:hanging="360"/>
      </w:pPr>
      <w:rPr>
        <w:rFonts w:hint="default" w:ascii="Wingdings" w:hAnsi="Wingdings"/>
      </w:rPr>
    </w:lvl>
  </w:abstractNum>
  <w:abstractNum w:abstractNumId="23" w15:restartNumberingAfterBreak="0">
    <w:nsid w:val="42FF03DD"/>
    <w:multiLevelType w:val="hybridMultilevel"/>
    <w:tmpl w:val="FFFFFFFF"/>
    <w:lvl w:ilvl="0" w:tplc="D33C52B4">
      <w:start w:val="1"/>
      <w:numFmt w:val="bullet"/>
      <w:pStyle w:val="Listagem"/>
      <w:lvlText w:val=""/>
      <w:lvlJc w:val="left"/>
      <w:pPr>
        <w:ind w:left="720" w:hanging="360"/>
      </w:pPr>
      <w:rPr>
        <w:rFonts w:hint="default" w:ascii="Symbol" w:hAnsi="Symbol"/>
      </w:rPr>
    </w:lvl>
    <w:lvl w:ilvl="1" w:tplc="48347BC4">
      <w:start w:val="1"/>
      <w:numFmt w:val="bullet"/>
      <w:lvlText w:val="o"/>
      <w:lvlJc w:val="left"/>
      <w:pPr>
        <w:ind w:left="1440" w:hanging="360"/>
      </w:pPr>
      <w:rPr>
        <w:rFonts w:hint="default" w:ascii="Courier New" w:hAnsi="Courier New"/>
      </w:rPr>
    </w:lvl>
    <w:lvl w:ilvl="2" w:tplc="855A6BAE">
      <w:start w:val="1"/>
      <w:numFmt w:val="bullet"/>
      <w:lvlText w:val=""/>
      <w:lvlJc w:val="left"/>
      <w:pPr>
        <w:ind w:left="2160" w:hanging="360"/>
      </w:pPr>
      <w:rPr>
        <w:rFonts w:hint="default" w:ascii="Wingdings" w:hAnsi="Wingdings"/>
      </w:rPr>
    </w:lvl>
    <w:lvl w:ilvl="3" w:tplc="6C800B8E">
      <w:start w:val="1"/>
      <w:numFmt w:val="bullet"/>
      <w:lvlText w:val=""/>
      <w:lvlJc w:val="left"/>
      <w:pPr>
        <w:ind w:left="2880" w:hanging="360"/>
      </w:pPr>
      <w:rPr>
        <w:rFonts w:hint="default" w:ascii="Symbol" w:hAnsi="Symbol"/>
      </w:rPr>
    </w:lvl>
    <w:lvl w:ilvl="4" w:tplc="B3E60A92">
      <w:start w:val="1"/>
      <w:numFmt w:val="bullet"/>
      <w:lvlText w:val="o"/>
      <w:lvlJc w:val="left"/>
      <w:pPr>
        <w:ind w:left="3600" w:hanging="360"/>
      </w:pPr>
      <w:rPr>
        <w:rFonts w:hint="default" w:ascii="Courier New" w:hAnsi="Courier New"/>
      </w:rPr>
    </w:lvl>
    <w:lvl w:ilvl="5" w:tplc="F822F08E">
      <w:start w:val="1"/>
      <w:numFmt w:val="bullet"/>
      <w:lvlText w:val=""/>
      <w:lvlJc w:val="left"/>
      <w:pPr>
        <w:ind w:left="4320" w:hanging="360"/>
      </w:pPr>
      <w:rPr>
        <w:rFonts w:hint="default" w:ascii="Wingdings" w:hAnsi="Wingdings"/>
      </w:rPr>
    </w:lvl>
    <w:lvl w:ilvl="6" w:tplc="11DEF97E">
      <w:start w:val="1"/>
      <w:numFmt w:val="bullet"/>
      <w:lvlText w:val=""/>
      <w:lvlJc w:val="left"/>
      <w:pPr>
        <w:ind w:left="5040" w:hanging="360"/>
      </w:pPr>
      <w:rPr>
        <w:rFonts w:hint="default" w:ascii="Symbol" w:hAnsi="Symbol"/>
      </w:rPr>
    </w:lvl>
    <w:lvl w:ilvl="7" w:tplc="F362B07C">
      <w:start w:val="1"/>
      <w:numFmt w:val="bullet"/>
      <w:lvlText w:val="o"/>
      <w:lvlJc w:val="left"/>
      <w:pPr>
        <w:ind w:left="5760" w:hanging="360"/>
      </w:pPr>
      <w:rPr>
        <w:rFonts w:hint="default" w:ascii="Courier New" w:hAnsi="Courier New"/>
      </w:rPr>
    </w:lvl>
    <w:lvl w:ilvl="8" w:tplc="070CCC1C">
      <w:start w:val="1"/>
      <w:numFmt w:val="bullet"/>
      <w:lvlText w:val=""/>
      <w:lvlJc w:val="left"/>
      <w:pPr>
        <w:ind w:left="6480" w:hanging="360"/>
      </w:pPr>
      <w:rPr>
        <w:rFonts w:hint="default" w:ascii="Wingdings" w:hAnsi="Wingdings"/>
      </w:rPr>
    </w:lvl>
  </w:abstractNum>
  <w:abstractNum w:abstractNumId="24" w15:restartNumberingAfterBreak="0">
    <w:nsid w:val="46904D2E"/>
    <w:multiLevelType w:val="hybridMultilevel"/>
    <w:tmpl w:val="FFFFFFFF"/>
    <w:lvl w:ilvl="0" w:tplc="50FA046A">
      <w:start w:val="1"/>
      <w:numFmt w:val="bullet"/>
      <w:lvlText w:val=""/>
      <w:lvlJc w:val="left"/>
      <w:pPr>
        <w:ind w:left="720" w:hanging="360"/>
      </w:pPr>
      <w:rPr>
        <w:rFonts w:hint="default" w:ascii="Symbol" w:hAnsi="Symbol"/>
      </w:rPr>
    </w:lvl>
    <w:lvl w:ilvl="1" w:tplc="A3265096">
      <w:start w:val="1"/>
      <w:numFmt w:val="bullet"/>
      <w:lvlText w:val="o"/>
      <w:lvlJc w:val="left"/>
      <w:pPr>
        <w:ind w:left="1440" w:hanging="360"/>
      </w:pPr>
      <w:rPr>
        <w:rFonts w:hint="default" w:ascii="Courier New" w:hAnsi="Courier New"/>
      </w:rPr>
    </w:lvl>
    <w:lvl w:ilvl="2" w:tplc="20641138">
      <w:start w:val="1"/>
      <w:numFmt w:val="bullet"/>
      <w:lvlText w:val=""/>
      <w:lvlJc w:val="left"/>
      <w:pPr>
        <w:ind w:left="2160" w:hanging="360"/>
      </w:pPr>
      <w:rPr>
        <w:rFonts w:hint="default" w:ascii="Wingdings" w:hAnsi="Wingdings"/>
      </w:rPr>
    </w:lvl>
    <w:lvl w:ilvl="3" w:tplc="FAE6E998">
      <w:start w:val="1"/>
      <w:numFmt w:val="bullet"/>
      <w:lvlText w:val=""/>
      <w:lvlJc w:val="left"/>
      <w:pPr>
        <w:ind w:left="2880" w:hanging="360"/>
      </w:pPr>
      <w:rPr>
        <w:rFonts w:hint="default" w:ascii="Symbol" w:hAnsi="Symbol"/>
      </w:rPr>
    </w:lvl>
    <w:lvl w:ilvl="4" w:tplc="FE56D5FE">
      <w:start w:val="1"/>
      <w:numFmt w:val="bullet"/>
      <w:lvlText w:val="o"/>
      <w:lvlJc w:val="left"/>
      <w:pPr>
        <w:ind w:left="3600" w:hanging="360"/>
      </w:pPr>
      <w:rPr>
        <w:rFonts w:hint="default" w:ascii="Courier New" w:hAnsi="Courier New"/>
      </w:rPr>
    </w:lvl>
    <w:lvl w:ilvl="5" w:tplc="013A62EE">
      <w:start w:val="1"/>
      <w:numFmt w:val="bullet"/>
      <w:lvlText w:val=""/>
      <w:lvlJc w:val="left"/>
      <w:pPr>
        <w:ind w:left="4320" w:hanging="360"/>
      </w:pPr>
      <w:rPr>
        <w:rFonts w:hint="default" w:ascii="Wingdings" w:hAnsi="Wingdings"/>
      </w:rPr>
    </w:lvl>
    <w:lvl w:ilvl="6" w:tplc="DA604E74">
      <w:start w:val="1"/>
      <w:numFmt w:val="bullet"/>
      <w:lvlText w:val=""/>
      <w:lvlJc w:val="left"/>
      <w:pPr>
        <w:ind w:left="5040" w:hanging="360"/>
      </w:pPr>
      <w:rPr>
        <w:rFonts w:hint="default" w:ascii="Symbol" w:hAnsi="Symbol"/>
      </w:rPr>
    </w:lvl>
    <w:lvl w:ilvl="7" w:tplc="4BBA6B80">
      <w:start w:val="1"/>
      <w:numFmt w:val="bullet"/>
      <w:lvlText w:val="o"/>
      <w:lvlJc w:val="left"/>
      <w:pPr>
        <w:ind w:left="5760" w:hanging="360"/>
      </w:pPr>
      <w:rPr>
        <w:rFonts w:hint="default" w:ascii="Courier New" w:hAnsi="Courier New"/>
      </w:rPr>
    </w:lvl>
    <w:lvl w:ilvl="8" w:tplc="972ABC3A">
      <w:start w:val="1"/>
      <w:numFmt w:val="bullet"/>
      <w:lvlText w:val=""/>
      <w:lvlJc w:val="left"/>
      <w:pPr>
        <w:ind w:left="6480" w:hanging="360"/>
      </w:pPr>
      <w:rPr>
        <w:rFonts w:hint="default" w:ascii="Wingdings" w:hAnsi="Wingdings"/>
      </w:rPr>
    </w:lvl>
  </w:abstractNum>
  <w:abstractNum w:abstractNumId="25" w15:restartNumberingAfterBreak="0">
    <w:nsid w:val="49E52469"/>
    <w:multiLevelType w:val="hybridMultilevel"/>
    <w:tmpl w:val="FB721162"/>
    <w:lvl w:ilvl="0" w:tplc="351607B0">
      <w:start w:val="1"/>
      <w:numFmt w:val="bullet"/>
      <w:lvlText w:val=""/>
      <w:lvlJc w:val="left"/>
      <w:pPr>
        <w:ind w:left="720" w:hanging="360"/>
      </w:pPr>
      <w:rPr>
        <w:rFonts w:hint="default" w:ascii="Symbol" w:hAnsi="Symbol"/>
      </w:rPr>
    </w:lvl>
    <w:lvl w:ilvl="1" w:tplc="317CDB94">
      <w:start w:val="1"/>
      <w:numFmt w:val="bullet"/>
      <w:lvlText w:val="o"/>
      <w:lvlJc w:val="left"/>
      <w:pPr>
        <w:ind w:left="1440" w:hanging="360"/>
      </w:pPr>
      <w:rPr>
        <w:rFonts w:hint="default" w:ascii="Courier New" w:hAnsi="Courier New"/>
      </w:rPr>
    </w:lvl>
    <w:lvl w:ilvl="2" w:tplc="360E1FE2">
      <w:start w:val="1"/>
      <w:numFmt w:val="bullet"/>
      <w:lvlText w:val=""/>
      <w:lvlJc w:val="left"/>
      <w:pPr>
        <w:ind w:left="2160" w:hanging="360"/>
      </w:pPr>
      <w:rPr>
        <w:rFonts w:hint="default" w:ascii="Wingdings" w:hAnsi="Wingdings"/>
      </w:rPr>
    </w:lvl>
    <w:lvl w:ilvl="3" w:tplc="8A10F64E">
      <w:start w:val="1"/>
      <w:numFmt w:val="bullet"/>
      <w:lvlText w:val=""/>
      <w:lvlJc w:val="left"/>
      <w:pPr>
        <w:ind w:left="2880" w:hanging="360"/>
      </w:pPr>
      <w:rPr>
        <w:rFonts w:hint="default" w:ascii="Symbol" w:hAnsi="Symbol"/>
      </w:rPr>
    </w:lvl>
    <w:lvl w:ilvl="4" w:tplc="905ECFB0">
      <w:start w:val="1"/>
      <w:numFmt w:val="bullet"/>
      <w:lvlText w:val="o"/>
      <w:lvlJc w:val="left"/>
      <w:pPr>
        <w:ind w:left="3600" w:hanging="360"/>
      </w:pPr>
      <w:rPr>
        <w:rFonts w:hint="default" w:ascii="Courier New" w:hAnsi="Courier New"/>
      </w:rPr>
    </w:lvl>
    <w:lvl w:ilvl="5" w:tplc="1FF2CCB6">
      <w:start w:val="1"/>
      <w:numFmt w:val="bullet"/>
      <w:lvlText w:val=""/>
      <w:lvlJc w:val="left"/>
      <w:pPr>
        <w:ind w:left="4320" w:hanging="360"/>
      </w:pPr>
      <w:rPr>
        <w:rFonts w:hint="default" w:ascii="Wingdings" w:hAnsi="Wingdings"/>
      </w:rPr>
    </w:lvl>
    <w:lvl w:ilvl="6" w:tplc="049A031A">
      <w:start w:val="1"/>
      <w:numFmt w:val="bullet"/>
      <w:lvlText w:val=""/>
      <w:lvlJc w:val="left"/>
      <w:pPr>
        <w:ind w:left="5040" w:hanging="360"/>
      </w:pPr>
      <w:rPr>
        <w:rFonts w:hint="default" w:ascii="Symbol" w:hAnsi="Symbol"/>
      </w:rPr>
    </w:lvl>
    <w:lvl w:ilvl="7" w:tplc="41FE3EE0">
      <w:start w:val="1"/>
      <w:numFmt w:val="bullet"/>
      <w:lvlText w:val="o"/>
      <w:lvlJc w:val="left"/>
      <w:pPr>
        <w:ind w:left="5760" w:hanging="360"/>
      </w:pPr>
      <w:rPr>
        <w:rFonts w:hint="default" w:ascii="Courier New" w:hAnsi="Courier New"/>
      </w:rPr>
    </w:lvl>
    <w:lvl w:ilvl="8" w:tplc="9864C814">
      <w:start w:val="1"/>
      <w:numFmt w:val="bullet"/>
      <w:lvlText w:val=""/>
      <w:lvlJc w:val="left"/>
      <w:pPr>
        <w:ind w:left="6480" w:hanging="360"/>
      </w:pPr>
      <w:rPr>
        <w:rFonts w:hint="default" w:ascii="Wingdings" w:hAnsi="Wingdings"/>
      </w:rPr>
    </w:lvl>
  </w:abstractNum>
  <w:abstractNum w:abstractNumId="26" w15:restartNumberingAfterBreak="0">
    <w:nsid w:val="4B565646"/>
    <w:multiLevelType w:val="hybridMultilevel"/>
    <w:tmpl w:val="D5FA8732"/>
    <w:lvl w:ilvl="0" w:tplc="8E60A4C6">
      <w:start w:val="1"/>
      <w:numFmt w:val="decimal"/>
      <w:lvlText w:val="%1."/>
      <w:lvlJc w:val="left"/>
      <w:pPr>
        <w:ind w:left="720" w:hanging="360"/>
      </w:pPr>
      <w:rPr>
        <w:color w:val="auto"/>
      </w:rPr>
    </w:lvl>
    <w:lvl w:ilvl="1" w:tplc="11265010">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2E564E"/>
    <w:multiLevelType w:val="hybridMultilevel"/>
    <w:tmpl w:val="25C2FD20"/>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8B52C7"/>
    <w:multiLevelType w:val="hybridMultilevel"/>
    <w:tmpl w:val="FFFFFFFF"/>
    <w:lvl w:ilvl="0" w:tplc="D548DC16">
      <w:start w:val="1"/>
      <w:numFmt w:val="bullet"/>
      <w:lvlText w:val=""/>
      <w:lvlJc w:val="left"/>
      <w:pPr>
        <w:ind w:left="720" w:hanging="360"/>
      </w:pPr>
      <w:rPr>
        <w:rFonts w:hint="default" w:ascii="Symbol" w:hAnsi="Symbol"/>
      </w:rPr>
    </w:lvl>
    <w:lvl w:ilvl="1" w:tplc="CA781512">
      <w:start w:val="1"/>
      <w:numFmt w:val="bullet"/>
      <w:lvlText w:val="o"/>
      <w:lvlJc w:val="left"/>
      <w:pPr>
        <w:ind w:left="1440" w:hanging="360"/>
      </w:pPr>
      <w:rPr>
        <w:rFonts w:hint="default" w:ascii="Courier New" w:hAnsi="Courier New"/>
      </w:rPr>
    </w:lvl>
    <w:lvl w:ilvl="2" w:tplc="A900086A">
      <w:start w:val="1"/>
      <w:numFmt w:val="bullet"/>
      <w:lvlText w:val=""/>
      <w:lvlJc w:val="left"/>
      <w:pPr>
        <w:ind w:left="2160" w:hanging="360"/>
      </w:pPr>
      <w:rPr>
        <w:rFonts w:hint="default" w:ascii="Wingdings" w:hAnsi="Wingdings"/>
      </w:rPr>
    </w:lvl>
    <w:lvl w:ilvl="3" w:tplc="31367268">
      <w:start w:val="1"/>
      <w:numFmt w:val="bullet"/>
      <w:lvlText w:val=""/>
      <w:lvlJc w:val="left"/>
      <w:pPr>
        <w:ind w:left="2880" w:hanging="360"/>
      </w:pPr>
      <w:rPr>
        <w:rFonts w:hint="default" w:ascii="Symbol" w:hAnsi="Symbol"/>
      </w:rPr>
    </w:lvl>
    <w:lvl w:ilvl="4" w:tplc="63CA9982">
      <w:start w:val="1"/>
      <w:numFmt w:val="bullet"/>
      <w:lvlText w:val="o"/>
      <w:lvlJc w:val="left"/>
      <w:pPr>
        <w:ind w:left="3600" w:hanging="360"/>
      </w:pPr>
      <w:rPr>
        <w:rFonts w:hint="default" w:ascii="Courier New" w:hAnsi="Courier New"/>
      </w:rPr>
    </w:lvl>
    <w:lvl w:ilvl="5" w:tplc="8C40F1B6">
      <w:start w:val="1"/>
      <w:numFmt w:val="bullet"/>
      <w:lvlText w:val=""/>
      <w:lvlJc w:val="left"/>
      <w:pPr>
        <w:ind w:left="4320" w:hanging="360"/>
      </w:pPr>
      <w:rPr>
        <w:rFonts w:hint="default" w:ascii="Wingdings" w:hAnsi="Wingdings"/>
      </w:rPr>
    </w:lvl>
    <w:lvl w:ilvl="6" w:tplc="656C7F70">
      <w:start w:val="1"/>
      <w:numFmt w:val="bullet"/>
      <w:lvlText w:val=""/>
      <w:lvlJc w:val="left"/>
      <w:pPr>
        <w:ind w:left="5040" w:hanging="360"/>
      </w:pPr>
      <w:rPr>
        <w:rFonts w:hint="default" w:ascii="Symbol" w:hAnsi="Symbol"/>
      </w:rPr>
    </w:lvl>
    <w:lvl w:ilvl="7" w:tplc="55C03374">
      <w:start w:val="1"/>
      <w:numFmt w:val="bullet"/>
      <w:lvlText w:val="o"/>
      <w:lvlJc w:val="left"/>
      <w:pPr>
        <w:ind w:left="5760" w:hanging="360"/>
      </w:pPr>
      <w:rPr>
        <w:rFonts w:hint="default" w:ascii="Courier New" w:hAnsi="Courier New"/>
      </w:rPr>
    </w:lvl>
    <w:lvl w:ilvl="8" w:tplc="7AE65754">
      <w:start w:val="1"/>
      <w:numFmt w:val="bullet"/>
      <w:lvlText w:val=""/>
      <w:lvlJc w:val="left"/>
      <w:pPr>
        <w:ind w:left="6480" w:hanging="360"/>
      </w:pPr>
      <w:rPr>
        <w:rFonts w:hint="default" w:ascii="Wingdings" w:hAnsi="Wingdings"/>
      </w:rPr>
    </w:lvl>
  </w:abstractNum>
  <w:abstractNum w:abstractNumId="29" w15:restartNumberingAfterBreak="0">
    <w:nsid w:val="5A6067CE"/>
    <w:multiLevelType w:val="hybridMultilevel"/>
    <w:tmpl w:val="FFFFFFFF"/>
    <w:lvl w:ilvl="0" w:tplc="46603C70">
      <w:start w:val="1"/>
      <w:numFmt w:val="bullet"/>
      <w:lvlText w:val=""/>
      <w:lvlJc w:val="left"/>
      <w:pPr>
        <w:ind w:left="720" w:hanging="360"/>
      </w:pPr>
      <w:rPr>
        <w:rFonts w:hint="default" w:ascii="Symbol" w:hAnsi="Symbol"/>
      </w:rPr>
    </w:lvl>
    <w:lvl w:ilvl="1" w:tplc="E864C426">
      <w:start w:val="1"/>
      <w:numFmt w:val="bullet"/>
      <w:lvlText w:val="o"/>
      <w:lvlJc w:val="left"/>
      <w:pPr>
        <w:ind w:left="1440" w:hanging="360"/>
      </w:pPr>
      <w:rPr>
        <w:rFonts w:hint="default" w:ascii="Courier New" w:hAnsi="Courier New"/>
      </w:rPr>
    </w:lvl>
    <w:lvl w:ilvl="2" w:tplc="57FE093E">
      <w:start w:val="1"/>
      <w:numFmt w:val="bullet"/>
      <w:lvlText w:val=""/>
      <w:lvlJc w:val="left"/>
      <w:pPr>
        <w:ind w:left="2160" w:hanging="360"/>
      </w:pPr>
      <w:rPr>
        <w:rFonts w:hint="default" w:ascii="Wingdings" w:hAnsi="Wingdings"/>
      </w:rPr>
    </w:lvl>
    <w:lvl w:ilvl="3" w:tplc="DF66DAAC">
      <w:start w:val="1"/>
      <w:numFmt w:val="bullet"/>
      <w:lvlText w:val=""/>
      <w:lvlJc w:val="left"/>
      <w:pPr>
        <w:ind w:left="2880" w:hanging="360"/>
      </w:pPr>
      <w:rPr>
        <w:rFonts w:hint="default" w:ascii="Symbol" w:hAnsi="Symbol"/>
      </w:rPr>
    </w:lvl>
    <w:lvl w:ilvl="4" w:tplc="A67EB3AC">
      <w:start w:val="1"/>
      <w:numFmt w:val="bullet"/>
      <w:lvlText w:val="o"/>
      <w:lvlJc w:val="left"/>
      <w:pPr>
        <w:ind w:left="3600" w:hanging="360"/>
      </w:pPr>
      <w:rPr>
        <w:rFonts w:hint="default" w:ascii="Courier New" w:hAnsi="Courier New"/>
      </w:rPr>
    </w:lvl>
    <w:lvl w:ilvl="5" w:tplc="3FF4E69C">
      <w:start w:val="1"/>
      <w:numFmt w:val="bullet"/>
      <w:lvlText w:val=""/>
      <w:lvlJc w:val="left"/>
      <w:pPr>
        <w:ind w:left="4320" w:hanging="360"/>
      </w:pPr>
      <w:rPr>
        <w:rFonts w:hint="default" w:ascii="Wingdings" w:hAnsi="Wingdings"/>
      </w:rPr>
    </w:lvl>
    <w:lvl w:ilvl="6" w:tplc="795E9FA2">
      <w:start w:val="1"/>
      <w:numFmt w:val="bullet"/>
      <w:lvlText w:val=""/>
      <w:lvlJc w:val="left"/>
      <w:pPr>
        <w:ind w:left="5040" w:hanging="360"/>
      </w:pPr>
      <w:rPr>
        <w:rFonts w:hint="default" w:ascii="Symbol" w:hAnsi="Symbol"/>
      </w:rPr>
    </w:lvl>
    <w:lvl w:ilvl="7" w:tplc="7C5A0BE0">
      <w:start w:val="1"/>
      <w:numFmt w:val="bullet"/>
      <w:lvlText w:val="o"/>
      <w:lvlJc w:val="left"/>
      <w:pPr>
        <w:ind w:left="5760" w:hanging="360"/>
      </w:pPr>
      <w:rPr>
        <w:rFonts w:hint="default" w:ascii="Courier New" w:hAnsi="Courier New"/>
      </w:rPr>
    </w:lvl>
    <w:lvl w:ilvl="8" w:tplc="E01AF78E">
      <w:start w:val="1"/>
      <w:numFmt w:val="bullet"/>
      <w:lvlText w:val=""/>
      <w:lvlJc w:val="left"/>
      <w:pPr>
        <w:ind w:left="6480" w:hanging="360"/>
      </w:pPr>
      <w:rPr>
        <w:rFonts w:hint="default" w:ascii="Wingdings" w:hAnsi="Wingdings"/>
      </w:rPr>
    </w:lvl>
  </w:abstractNum>
  <w:abstractNum w:abstractNumId="30" w15:restartNumberingAfterBreak="0">
    <w:nsid w:val="6B5A177D"/>
    <w:multiLevelType w:val="hybridMultilevel"/>
    <w:tmpl w:val="FFFFFFFF"/>
    <w:lvl w:ilvl="0" w:tplc="ADF4003C">
      <w:start w:val="1"/>
      <w:numFmt w:val="bullet"/>
      <w:lvlText w:val=""/>
      <w:lvlJc w:val="left"/>
      <w:pPr>
        <w:ind w:left="720" w:hanging="360"/>
      </w:pPr>
      <w:rPr>
        <w:rFonts w:hint="default" w:ascii="Symbol" w:hAnsi="Symbol"/>
      </w:rPr>
    </w:lvl>
    <w:lvl w:ilvl="1" w:tplc="58F6629C">
      <w:start w:val="1"/>
      <w:numFmt w:val="bullet"/>
      <w:lvlText w:val="o"/>
      <w:lvlJc w:val="left"/>
      <w:pPr>
        <w:ind w:left="1440" w:hanging="360"/>
      </w:pPr>
      <w:rPr>
        <w:rFonts w:hint="default" w:ascii="Courier New" w:hAnsi="Courier New"/>
      </w:rPr>
    </w:lvl>
    <w:lvl w:ilvl="2" w:tplc="6CAC5AB6">
      <w:start w:val="1"/>
      <w:numFmt w:val="bullet"/>
      <w:lvlText w:val=""/>
      <w:lvlJc w:val="left"/>
      <w:pPr>
        <w:ind w:left="2160" w:hanging="360"/>
      </w:pPr>
      <w:rPr>
        <w:rFonts w:hint="default" w:ascii="Wingdings" w:hAnsi="Wingdings"/>
      </w:rPr>
    </w:lvl>
    <w:lvl w:ilvl="3" w:tplc="5F3E4F60">
      <w:start w:val="1"/>
      <w:numFmt w:val="bullet"/>
      <w:lvlText w:val=""/>
      <w:lvlJc w:val="left"/>
      <w:pPr>
        <w:ind w:left="2880" w:hanging="360"/>
      </w:pPr>
      <w:rPr>
        <w:rFonts w:hint="default" w:ascii="Symbol" w:hAnsi="Symbol"/>
      </w:rPr>
    </w:lvl>
    <w:lvl w:ilvl="4" w:tplc="9B9E7B0C">
      <w:start w:val="1"/>
      <w:numFmt w:val="bullet"/>
      <w:lvlText w:val="o"/>
      <w:lvlJc w:val="left"/>
      <w:pPr>
        <w:ind w:left="3600" w:hanging="360"/>
      </w:pPr>
      <w:rPr>
        <w:rFonts w:hint="default" w:ascii="Courier New" w:hAnsi="Courier New"/>
      </w:rPr>
    </w:lvl>
    <w:lvl w:ilvl="5" w:tplc="E5FA27DE">
      <w:start w:val="1"/>
      <w:numFmt w:val="bullet"/>
      <w:lvlText w:val=""/>
      <w:lvlJc w:val="left"/>
      <w:pPr>
        <w:ind w:left="4320" w:hanging="360"/>
      </w:pPr>
      <w:rPr>
        <w:rFonts w:hint="default" w:ascii="Wingdings" w:hAnsi="Wingdings"/>
      </w:rPr>
    </w:lvl>
    <w:lvl w:ilvl="6" w:tplc="F6FA6074">
      <w:start w:val="1"/>
      <w:numFmt w:val="bullet"/>
      <w:lvlText w:val=""/>
      <w:lvlJc w:val="left"/>
      <w:pPr>
        <w:ind w:left="5040" w:hanging="360"/>
      </w:pPr>
      <w:rPr>
        <w:rFonts w:hint="default" w:ascii="Symbol" w:hAnsi="Symbol"/>
      </w:rPr>
    </w:lvl>
    <w:lvl w:ilvl="7" w:tplc="9FC84A26">
      <w:start w:val="1"/>
      <w:numFmt w:val="bullet"/>
      <w:lvlText w:val="o"/>
      <w:lvlJc w:val="left"/>
      <w:pPr>
        <w:ind w:left="5760" w:hanging="360"/>
      </w:pPr>
      <w:rPr>
        <w:rFonts w:hint="default" w:ascii="Courier New" w:hAnsi="Courier New"/>
      </w:rPr>
    </w:lvl>
    <w:lvl w:ilvl="8" w:tplc="0C0C7876">
      <w:start w:val="1"/>
      <w:numFmt w:val="bullet"/>
      <w:lvlText w:val=""/>
      <w:lvlJc w:val="left"/>
      <w:pPr>
        <w:ind w:left="6480" w:hanging="360"/>
      </w:pPr>
      <w:rPr>
        <w:rFonts w:hint="default" w:ascii="Wingdings" w:hAnsi="Wingdings"/>
      </w:rPr>
    </w:lvl>
  </w:abstractNum>
  <w:abstractNum w:abstractNumId="31" w15:restartNumberingAfterBreak="0">
    <w:nsid w:val="6F9B5321"/>
    <w:multiLevelType w:val="hybridMultilevel"/>
    <w:tmpl w:val="FFFFFFFF"/>
    <w:lvl w:ilvl="0" w:tplc="9E107CC0">
      <w:start w:val="1"/>
      <w:numFmt w:val="bullet"/>
      <w:lvlText w:val=""/>
      <w:lvlJc w:val="left"/>
      <w:pPr>
        <w:ind w:left="720" w:hanging="360"/>
      </w:pPr>
      <w:rPr>
        <w:rFonts w:hint="default" w:ascii="Symbol" w:hAnsi="Symbol"/>
      </w:rPr>
    </w:lvl>
    <w:lvl w:ilvl="1" w:tplc="6596C5B0">
      <w:start w:val="1"/>
      <w:numFmt w:val="bullet"/>
      <w:lvlText w:val="o"/>
      <w:lvlJc w:val="left"/>
      <w:pPr>
        <w:ind w:left="1440" w:hanging="360"/>
      </w:pPr>
      <w:rPr>
        <w:rFonts w:hint="default" w:ascii="Courier New" w:hAnsi="Courier New"/>
      </w:rPr>
    </w:lvl>
    <w:lvl w:ilvl="2" w:tplc="A344D6AA">
      <w:start w:val="1"/>
      <w:numFmt w:val="bullet"/>
      <w:lvlText w:val=""/>
      <w:lvlJc w:val="left"/>
      <w:pPr>
        <w:ind w:left="2160" w:hanging="360"/>
      </w:pPr>
      <w:rPr>
        <w:rFonts w:hint="default" w:ascii="Wingdings" w:hAnsi="Wingdings"/>
      </w:rPr>
    </w:lvl>
    <w:lvl w:ilvl="3" w:tplc="F692047C">
      <w:start w:val="1"/>
      <w:numFmt w:val="bullet"/>
      <w:lvlText w:val=""/>
      <w:lvlJc w:val="left"/>
      <w:pPr>
        <w:ind w:left="2880" w:hanging="360"/>
      </w:pPr>
      <w:rPr>
        <w:rFonts w:hint="default" w:ascii="Symbol" w:hAnsi="Symbol"/>
      </w:rPr>
    </w:lvl>
    <w:lvl w:ilvl="4" w:tplc="61660B38">
      <w:start w:val="1"/>
      <w:numFmt w:val="bullet"/>
      <w:lvlText w:val="o"/>
      <w:lvlJc w:val="left"/>
      <w:pPr>
        <w:ind w:left="3600" w:hanging="360"/>
      </w:pPr>
      <w:rPr>
        <w:rFonts w:hint="default" w:ascii="Courier New" w:hAnsi="Courier New"/>
      </w:rPr>
    </w:lvl>
    <w:lvl w:ilvl="5" w:tplc="B20E422E">
      <w:start w:val="1"/>
      <w:numFmt w:val="bullet"/>
      <w:lvlText w:val=""/>
      <w:lvlJc w:val="left"/>
      <w:pPr>
        <w:ind w:left="4320" w:hanging="360"/>
      </w:pPr>
      <w:rPr>
        <w:rFonts w:hint="default" w:ascii="Wingdings" w:hAnsi="Wingdings"/>
      </w:rPr>
    </w:lvl>
    <w:lvl w:ilvl="6" w:tplc="4B521810">
      <w:start w:val="1"/>
      <w:numFmt w:val="bullet"/>
      <w:lvlText w:val=""/>
      <w:lvlJc w:val="left"/>
      <w:pPr>
        <w:ind w:left="5040" w:hanging="360"/>
      </w:pPr>
      <w:rPr>
        <w:rFonts w:hint="default" w:ascii="Symbol" w:hAnsi="Symbol"/>
      </w:rPr>
    </w:lvl>
    <w:lvl w:ilvl="7" w:tplc="8A92A272">
      <w:start w:val="1"/>
      <w:numFmt w:val="bullet"/>
      <w:lvlText w:val="o"/>
      <w:lvlJc w:val="left"/>
      <w:pPr>
        <w:ind w:left="5760" w:hanging="360"/>
      </w:pPr>
      <w:rPr>
        <w:rFonts w:hint="default" w:ascii="Courier New" w:hAnsi="Courier New"/>
      </w:rPr>
    </w:lvl>
    <w:lvl w:ilvl="8" w:tplc="89AE54CA">
      <w:start w:val="1"/>
      <w:numFmt w:val="bullet"/>
      <w:lvlText w:val=""/>
      <w:lvlJc w:val="left"/>
      <w:pPr>
        <w:ind w:left="6480" w:hanging="360"/>
      </w:pPr>
      <w:rPr>
        <w:rFonts w:hint="default" w:ascii="Wingdings" w:hAnsi="Wingdings"/>
      </w:rPr>
    </w:lvl>
  </w:abstractNum>
  <w:abstractNum w:abstractNumId="32" w15:restartNumberingAfterBreak="0">
    <w:nsid w:val="749D7869"/>
    <w:multiLevelType w:val="hybridMultilevel"/>
    <w:tmpl w:val="32A2C178"/>
    <w:lvl w:ilvl="0" w:tplc="A3C89934">
      <w:start w:val="1"/>
      <w:numFmt w:val="bullet"/>
      <w:lvlText w:val=""/>
      <w:lvlJc w:val="left"/>
      <w:pPr>
        <w:ind w:left="720" w:hanging="360"/>
      </w:pPr>
      <w:rPr>
        <w:rFonts w:hint="default" w:ascii="Symbol" w:hAnsi="Symbol"/>
      </w:rPr>
    </w:lvl>
    <w:lvl w:ilvl="1" w:tplc="F71216B4">
      <w:start w:val="1"/>
      <w:numFmt w:val="bullet"/>
      <w:lvlText w:val="o"/>
      <w:lvlJc w:val="left"/>
      <w:pPr>
        <w:ind w:left="1440" w:hanging="360"/>
      </w:pPr>
      <w:rPr>
        <w:rFonts w:hint="default" w:ascii="Courier New" w:hAnsi="Courier New"/>
      </w:rPr>
    </w:lvl>
    <w:lvl w:ilvl="2" w:tplc="3B6E3B30">
      <w:start w:val="1"/>
      <w:numFmt w:val="bullet"/>
      <w:lvlText w:val=""/>
      <w:lvlJc w:val="left"/>
      <w:pPr>
        <w:ind w:left="2160" w:hanging="360"/>
      </w:pPr>
      <w:rPr>
        <w:rFonts w:hint="default" w:ascii="Wingdings" w:hAnsi="Wingdings"/>
      </w:rPr>
    </w:lvl>
    <w:lvl w:ilvl="3" w:tplc="17B4DA8C">
      <w:start w:val="1"/>
      <w:numFmt w:val="bullet"/>
      <w:lvlText w:val=""/>
      <w:lvlJc w:val="left"/>
      <w:pPr>
        <w:ind w:left="2880" w:hanging="360"/>
      </w:pPr>
      <w:rPr>
        <w:rFonts w:hint="default" w:ascii="Symbol" w:hAnsi="Symbol"/>
      </w:rPr>
    </w:lvl>
    <w:lvl w:ilvl="4" w:tplc="B25CF0B0">
      <w:start w:val="1"/>
      <w:numFmt w:val="bullet"/>
      <w:lvlText w:val="o"/>
      <w:lvlJc w:val="left"/>
      <w:pPr>
        <w:ind w:left="3600" w:hanging="360"/>
      </w:pPr>
      <w:rPr>
        <w:rFonts w:hint="default" w:ascii="Courier New" w:hAnsi="Courier New"/>
      </w:rPr>
    </w:lvl>
    <w:lvl w:ilvl="5" w:tplc="23C6B8B4">
      <w:start w:val="1"/>
      <w:numFmt w:val="bullet"/>
      <w:lvlText w:val=""/>
      <w:lvlJc w:val="left"/>
      <w:pPr>
        <w:ind w:left="4320" w:hanging="360"/>
      </w:pPr>
      <w:rPr>
        <w:rFonts w:hint="default" w:ascii="Wingdings" w:hAnsi="Wingdings"/>
      </w:rPr>
    </w:lvl>
    <w:lvl w:ilvl="6" w:tplc="56D24418">
      <w:start w:val="1"/>
      <w:numFmt w:val="bullet"/>
      <w:lvlText w:val=""/>
      <w:lvlJc w:val="left"/>
      <w:pPr>
        <w:ind w:left="5040" w:hanging="360"/>
      </w:pPr>
      <w:rPr>
        <w:rFonts w:hint="default" w:ascii="Symbol" w:hAnsi="Symbol"/>
      </w:rPr>
    </w:lvl>
    <w:lvl w:ilvl="7" w:tplc="D02EFF20">
      <w:start w:val="1"/>
      <w:numFmt w:val="bullet"/>
      <w:lvlText w:val="o"/>
      <w:lvlJc w:val="left"/>
      <w:pPr>
        <w:ind w:left="5760" w:hanging="360"/>
      </w:pPr>
      <w:rPr>
        <w:rFonts w:hint="default" w:ascii="Courier New" w:hAnsi="Courier New"/>
      </w:rPr>
    </w:lvl>
    <w:lvl w:ilvl="8" w:tplc="2DB4B5C0">
      <w:start w:val="1"/>
      <w:numFmt w:val="bullet"/>
      <w:lvlText w:val=""/>
      <w:lvlJc w:val="left"/>
      <w:pPr>
        <w:ind w:left="6480" w:hanging="360"/>
      </w:pPr>
      <w:rPr>
        <w:rFonts w:hint="default" w:ascii="Wingdings" w:hAnsi="Wingdings"/>
      </w:rPr>
    </w:lvl>
  </w:abstractNum>
  <w:abstractNum w:abstractNumId="33" w15:restartNumberingAfterBreak="0">
    <w:nsid w:val="79947E75"/>
    <w:multiLevelType w:val="hybridMultilevel"/>
    <w:tmpl w:val="66C2AE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F049D4"/>
    <w:multiLevelType w:val="hybridMultilevel"/>
    <w:tmpl w:val="FFFFFFFF"/>
    <w:lvl w:ilvl="0" w:tplc="1E9E12DA">
      <w:start w:val="1"/>
      <w:numFmt w:val="bullet"/>
      <w:lvlText w:val=""/>
      <w:lvlJc w:val="left"/>
      <w:pPr>
        <w:ind w:left="720" w:hanging="360"/>
      </w:pPr>
      <w:rPr>
        <w:rFonts w:hint="default" w:ascii="Symbol" w:hAnsi="Symbol"/>
      </w:rPr>
    </w:lvl>
    <w:lvl w:ilvl="1" w:tplc="95708CB4">
      <w:start w:val="1"/>
      <w:numFmt w:val="bullet"/>
      <w:lvlText w:val="o"/>
      <w:lvlJc w:val="left"/>
      <w:pPr>
        <w:ind w:left="1440" w:hanging="360"/>
      </w:pPr>
      <w:rPr>
        <w:rFonts w:hint="default" w:ascii="Courier New" w:hAnsi="Courier New"/>
      </w:rPr>
    </w:lvl>
    <w:lvl w:ilvl="2" w:tplc="766EDB5A">
      <w:start w:val="1"/>
      <w:numFmt w:val="bullet"/>
      <w:lvlText w:val=""/>
      <w:lvlJc w:val="left"/>
      <w:pPr>
        <w:ind w:left="2160" w:hanging="360"/>
      </w:pPr>
      <w:rPr>
        <w:rFonts w:hint="default" w:ascii="Wingdings" w:hAnsi="Wingdings"/>
      </w:rPr>
    </w:lvl>
    <w:lvl w:ilvl="3" w:tplc="B48027C8">
      <w:start w:val="1"/>
      <w:numFmt w:val="bullet"/>
      <w:lvlText w:val=""/>
      <w:lvlJc w:val="left"/>
      <w:pPr>
        <w:ind w:left="2880" w:hanging="360"/>
      </w:pPr>
      <w:rPr>
        <w:rFonts w:hint="default" w:ascii="Symbol" w:hAnsi="Symbol"/>
      </w:rPr>
    </w:lvl>
    <w:lvl w:ilvl="4" w:tplc="65F01ABC">
      <w:start w:val="1"/>
      <w:numFmt w:val="bullet"/>
      <w:lvlText w:val="o"/>
      <w:lvlJc w:val="left"/>
      <w:pPr>
        <w:ind w:left="3600" w:hanging="360"/>
      </w:pPr>
      <w:rPr>
        <w:rFonts w:hint="default" w:ascii="Courier New" w:hAnsi="Courier New"/>
      </w:rPr>
    </w:lvl>
    <w:lvl w:ilvl="5" w:tplc="EB84AEE8">
      <w:start w:val="1"/>
      <w:numFmt w:val="bullet"/>
      <w:lvlText w:val=""/>
      <w:lvlJc w:val="left"/>
      <w:pPr>
        <w:ind w:left="4320" w:hanging="360"/>
      </w:pPr>
      <w:rPr>
        <w:rFonts w:hint="default" w:ascii="Wingdings" w:hAnsi="Wingdings"/>
      </w:rPr>
    </w:lvl>
    <w:lvl w:ilvl="6" w:tplc="8AA0A516">
      <w:start w:val="1"/>
      <w:numFmt w:val="bullet"/>
      <w:lvlText w:val=""/>
      <w:lvlJc w:val="left"/>
      <w:pPr>
        <w:ind w:left="5040" w:hanging="360"/>
      </w:pPr>
      <w:rPr>
        <w:rFonts w:hint="default" w:ascii="Symbol" w:hAnsi="Symbol"/>
      </w:rPr>
    </w:lvl>
    <w:lvl w:ilvl="7" w:tplc="C1E02290">
      <w:start w:val="1"/>
      <w:numFmt w:val="bullet"/>
      <w:lvlText w:val="o"/>
      <w:lvlJc w:val="left"/>
      <w:pPr>
        <w:ind w:left="5760" w:hanging="360"/>
      </w:pPr>
      <w:rPr>
        <w:rFonts w:hint="default" w:ascii="Courier New" w:hAnsi="Courier New"/>
      </w:rPr>
    </w:lvl>
    <w:lvl w:ilvl="8" w:tplc="39DAAB12">
      <w:start w:val="1"/>
      <w:numFmt w:val="bullet"/>
      <w:lvlText w:val=""/>
      <w:lvlJc w:val="left"/>
      <w:pPr>
        <w:ind w:left="6480" w:hanging="360"/>
      </w:pPr>
      <w:rPr>
        <w:rFonts w:hint="default" w:ascii="Wingdings" w:hAnsi="Wingdings"/>
      </w:rPr>
    </w:lvl>
  </w:abstractNum>
  <w:abstractNum w:abstractNumId="35" w15:restartNumberingAfterBreak="0">
    <w:nsid w:val="7DE21F2A"/>
    <w:multiLevelType w:val="hybridMultilevel"/>
    <w:tmpl w:val="FFFFFFFF"/>
    <w:lvl w:ilvl="0" w:tplc="8E34065E">
      <w:start w:val="1"/>
      <w:numFmt w:val="bullet"/>
      <w:lvlText w:val=""/>
      <w:lvlJc w:val="left"/>
      <w:pPr>
        <w:ind w:left="720" w:hanging="360"/>
      </w:pPr>
      <w:rPr>
        <w:rFonts w:hint="default" w:ascii="Symbol" w:hAnsi="Symbol"/>
      </w:rPr>
    </w:lvl>
    <w:lvl w:ilvl="1" w:tplc="C27204C4">
      <w:start w:val="1"/>
      <w:numFmt w:val="bullet"/>
      <w:lvlText w:val="o"/>
      <w:lvlJc w:val="left"/>
      <w:pPr>
        <w:ind w:left="1440" w:hanging="360"/>
      </w:pPr>
      <w:rPr>
        <w:rFonts w:hint="default" w:ascii="Courier New" w:hAnsi="Courier New"/>
      </w:rPr>
    </w:lvl>
    <w:lvl w:ilvl="2" w:tplc="57583404">
      <w:start w:val="1"/>
      <w:numFmt w:val="bullet"/>
      <w:lvlText w:val=""/>
      <w:lvlJc w:val="left"/>
      <w:pPr>
        <w:ind w:left="2160" w:hanging="360"/>
      </w:pPr>
      <w:rPr>
        <w:rFonts w:hint="default" w:ascii="Wingdings" w:hAnsi="Wingdings"/>
      </w:rPr>
    </w:lvl>
    <w:lvl w:ilvl="3" w:tplc="E376DB46">
      <w:start w:val="1"/>
      <w:numFmt w:val="bullet"/>
      <w:lvlText w:val=""/>
      <w:lvlJc w:val="left"/>
      <w:pPr>
        <w:ind w:left="2880" w:hanging="360"/>
      </w:pPr>
      <w:rPr>
        <w:rFonts w:hint="default" w:ascii="Symbol" w:hAnsi="Symbol"/>
      </w:rPr>
    </w:lvl>
    <w:lvl w:ilvl="4" w:tplc="B170A3FE">
      <w:start w:val="1"/>
      <w:numFmt w:val="bullet"/>
      <w:lvlText w:val="o"/>
      <w:lvlJc w:val="left"/>
      <w:pPr>
        <w:ind w:left="3600" w:hanging="360"/>
      </w:pPr>
      <w:rPr>
        <w:rFonts w:hint="default" w:ascii="Courier New" w:hAnsi="Courier New"/>
      </w:rPr>
    </w:lvl>
    <w:lvl w:ilvl="5" w:tplc="E8BABA8E">
      <w:start w:val="1"/>
      <w:numFmt w:val="bullet"/>
      <w:lvlText w:val=""/>
      <w:lvlJc w:val="left"/>
      <w:pPr>
        <w:ind w:left="4320" w:hanging="360"/>
      </w:pPr>
      <w:rPr>
        <w:rFonts w:hint="default" w:ascii="Wingdings" w:hAnsi="Wingdings"/>
      </w:rPr>
    </w:lvl>
    <w:lvl w:ilvl="6" w:tplc="48F8E57E">
      <w:start w:val="1"/>
      <w:numFmt w:val="bullet"/>
      <w:lvlText w:val=""/>
      <w:lvlJc w:val="left"/>
      <w:pPr>
        <w:ind w:left="5040" w:hanging="360"/>
      </w:pPr>
      <w:rPr>
        <w:rFonts w:hint="default" w:ascii="Symbol" w:hAnsi="Symbol"/>
      </w:rPr>
    </w:lvl>
    <w:lvl w:ilvl="7" w:tplc="AA06286A">
      <w:start w:val="1"/>
      <w:numFmt w:val="bullet"/>
      <w:lvlText w:val="o"/>
      <w:lvlJc w:val="left"/>
      <w:pPr>
        <w:ind w:left="5760" w:hanging="360"/>
      </w:pPr>
      <w:rPr>
        <w:rFonts w:hint="default" w:ascii="Courier New" w:hAnsi="Courier New"/>
      </w:rPr>
    </w:lvl>
    <w:lvl w:ilvl="8" w:tplc="D5D27E56">
      <w:start w:val="1"/>
      <w:numFmt w:val="bullet"/>
      <w:lvlText w:val=""/>
      <w:lvlJc w:val="left"/>
      <w:pPr>
        <w:ind w:left="6480" w:hanging="360"/>
      </w:pPr>
      <w:rPr>
        <w:rFonts w:hint="default" w:ascii="Wingdings" w:hAnsi="Wingdings"/>
      </w:rPr>
    </w:lvl>
  </w:abstractNum>
  <w:abstractNum w:abstractNumId="36" w15:restartNumberingAfterBreak="0">
    <w:nsid w:val="7F8D0EEF"/>
    <w:multiLevelType w:val="hybridMultilevel"/>
    <w:tmpl w:val="FFFFFFFF"/>
    <w:lvl w:ilvl="0" w:tplc="469E8A46">
      <w:start w:val="1"/>
      <w:numFmt w:val="bullet"/>
      <w:lvlText w:val=""/>
      <w:lvlJc w:val="left"/>
      <w:pPr>
        <w:ind w:left="720" w:hanging="360"/>
      </w:pPr>
      <w:rPr>
        <w:rFonts w:hint="default" w:ascii="Symbol" w:hAnsi="Symbol"/>
      </w:rPr>
    </w:lvl>
    <w:lvl w:ilvl="1" w:tplc="FF1697C8">
      <w:start w:val="1"/>
      <w:numFmt w:val="bullet"/>
      <w:lvlText w:val="o"/>
      <w:lvlJc w:val="left"/>
      <w:pPr>
        <w:ind w:left="1440" w:hanging="360"/>
      </w:pPr>
      <w:rPr>
        <w:rFonts w:hint="default" w:ascii="Courier New" w:hAnsi="Courier New"/>
      </w:rPr>
    </w:lvl>
    <w:lvl w:ilvl="2" w:tplc="66DEEB18">
      <w:start w:val="1"/>
      <w:numFmt w:val="bullet"/>
      <w:lvlText w:val=""/>
      <w:lvlJc w:val="left"/>
      <w:pPr>
        <w:ind w:left="2160" w:hanging="360"/>
      </w:pPr>
      <w:rPr>
        <w:rFonts w:hint="default" w:ascii="Wingdings" w:hAnsi="Wingdings"/>
      </w:rPr>
    </w:lvl>
    <w:lvl w:ilvl="3" w:tplc="9FFE7034">
      <w:start w:val="1"/>
      <w:numFmt w:val="bullet"/>
      <w:lvlText w:val=""/>
      <w:lvlJc w:val="left"/>
      <w:pPr>
        <w:ind w:left="2880" w:hanging="360"/>
      </w:pPr>
      <w:rPr>
        <w:rFonts w:hint="default" w:ascii="Symbol" w:hAnsi="Symbol"/>
      </w:rPr>
    </w:lvl>
    <w:lvl w:ilvl="4" w:tplc="F288E828">
      <w:start w:val="1"/>
      <w:numFmt w:val="bullet"/>
      <w:lvlText w:val="o"/>
      <w:lvlJc w:val="left"/>
      <w:pPr>
        <w:ind w:left="3600" w:hanging="360"/>
      </w:pPr>
      <w:rPr>
        <w:rFonts w:hint="default" w:ascii="Courier New" w:hAnsi="Courier New"/>
      </w:rPr>
    </w:lvl>
    <w:lvl w:ilvl="5" w:tplc="E0AA5D5E">
      <w:start w:val="1"/>
      <w:numFmt w:val="bullet"/>
      <w:lvlText w:val=""/>
      <w:lvlJc w:val="left"/>
      <w:pPr>
        <w:ind w:left="4320" w:hanging="360"/>
      </w:pPr>
      <w:rPr>
        <w:rFonts w:hint="default" w:ascii="Wingdings" w:hAnsi="Wingdings"/>
      </w:rPr>
    </w:lvl>
    <w:lvl w:ilvl="6" w:tplc="73424C62">
      <w:start w:val="1"/>
      <w:numFmt w:val="bullet"/>
      <w:lvlText w:val=""/>
      <w:lvlJc w:val="left"/>
      <w:pPr>
        <w:ind w:left="5040" w:hanging="360"/>
      </w:pPr>
      <w:rPr>
        <w:rFonts w:hint="default" w:ascii="Symbol" w:hAnsi="Symbol"/>
      </w:rPr>
    </w:lvl>
    <w:lvl w:ilvl="7" w:tplc="E5383AF2">
      <w:start w:val="1"/>
      <w:numFmt w:val="bullet"/>
      <w:lvlText w:val="o"/>
      <w:lvlJc w:val="left"/>
      <w:pPr>
        <w:ind w:left="5760" w:hanging="360"/>
      </w:pPr>
      <w:rPr>
        <w:rFonts w:hint="default" w:ascii="Courier New" w:hAnsi="Courier New"/>
      </w:rPr>
    </w:lvl>
    <w:lvl w:ilvl="8" w:tplc="E26863A2">
      <w:start w:val="1"/>
      <w:numFmt w:val="bullet"/>
      <w:lvlText w:val=""/>
      <w:lvlJc w:val="left"/>
      <w:pPr>
        <w:ind w:left="6480" w:hanging="360"/>
      </w:pPr>
      <w:rPr>
        <w:rFonts w:hint="default" w:ascii="Wingdings" w:hAnsi="Wingdings"/>
      </w:rPr>
    </w:lvl>
  </w:abstractNum>
  <w:num w:numId="1">
    <w:abstractNumId w:val="3"/>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26"/>
  </w:num>
  <w:num w:numId="5">
    <w:abstractNumId w:val="17"/>
  </w:num>
  <w:num w:numId="6">
    <w:abstractNumId w:val="7"/>
  </w:num>
  <w:num w:numId="7">
    <w:abstractNumId w:val="27"/>
  </w:num>
  <w:num w:numId="8">
    <w:abstractNumId w:val="1"/>
  </w:num>
  <w:num w:numId="9">
    <w:abstractNumId w:val="2"/>
  </w:num>
  <w:num w:numId="10">
    <w:abstractNumId w:val="10"/>
  </w:num>
  <w:num w:numId="11">
    <w:abstractNumId w:val="32"/>
  </w:num>
  <w:num w:numId="12">
    <w:abstractNumId w:val="9"/>
  </w:num>
  <w:num w:numId="13">
    <w:abstractNumId w:val="25"/>
  </w:num>
  <w:num w:numId="14">
    <w:abstractNumId w:val="4"/>
  </w:num>
  <w:num w:numId="15">
    <w:abstractNumId w:val="8"/>
  </w:num>
  <w:num w:numId="16">
    <w:abstractNumId w:val="24"/>
  </w:num>
  <w:num w:numId="17">
    <w:abstractNumId w:val="31"/>
  </w:num>
  <w:num w:numId="18">
    <w:abstractNumId w:val="13"/>
  </w:num>
  <w:num w:numId="19">
    <w:abstractNumId w:val="22"/>
  </w:num>
  <w:num w:numId="20">
    <w:abstractNumId w:val="35"/>
  </w:num>
  <w:num w:numId="21">
    <w:abstractNumId w:val="23"/>
  </w:num>
  <w:num w:numId="22">
    <w:abstractNumId w:val="20"/>
  </w:num>
  <w:num w:numId="23">
    <w:abstractNumId w:val="18"/>
  </w:num>
  <w:num w:numId="24">
    <w:abstractNumId w:val="21"/>
  </w:num>
  <w:num w:numId="25">
    <w:abstractNumId w:val="15"/>
  </w:num>
  <w:num w:numId="26">
    <w:abstractNumId w:val="11"/>
  </w:num>
  <w:num w:numId="27">
    <w:abstractNumId w:val="30"/>
  </w:num>
  <w:num w:numId="28">
    <w:abstractNumId w:val="0"/>
  </w:num>
  <w:num w:numId="29">
    <w:abstractNumId w:val="14"/>
  </w:num>
  <w:num w:numId="30">
    <w:abstractNumId w:val="34"/>
  </w:num>
  <w:num w:numId="31">
    <w:abstractNumId w:val="19"/>
  </w:num>
  <w:num w:numId="32">
    <w:abstractNumId w:val="29"/>
  </w:num>
  <w:num w:numId="33">
    <w:abstractNumId w:val="5"/>
  </w:num>
  <w:num w:numId="34">
    <w:abstractNumId w:val="12"/>
  </w:num>
  <w:num w:numId="35">
    <w:abstractNumId w:val="16"/>
  </w:num>
  <w:num w:numId="36">
    <w:abstractNumId w:val="6"/>
  </w:num>
  <w:num w:numId="37">
    <w:abstractNumId w:val="28"/>
  </w:num>
  <w:num w:numId="38">
    <w:abstractNumId w:val="3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uno Devesa">
    <w15:presenceInfo w15:providerId="None" w15:userId="Bruno Deves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30"/>
  <w:activeWritingStyle w:lang="pt-BR" w:vendorID="64" w:dllVersion="131078" w:nlCheck="1" w:checkStyle="0"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cumentProtection w:edit="trackedChanges" w:enforcement="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00EF2"/>
    <w:rsid w:val="0000187A"/>
    <w:rsid w:val="00001BD4"/>
    <w:rsid w:val="00003B87"/>
    <w:rsid w:val="000105DF"/>
    <w:rsid w:val="00011B17"/>
    <w:rsid w:val="00011DDE"/>
    <w:rsid w:val="00012E90"/>
    <w:rsid w:val="00013B72"/>
    <w:rsid w:val="00014C08"/>
    <w:rsid w:val="00015458"/>
    <w:rsid w:val="00015DCB"/>
    <w:rsid w:val="00017E54"/>
    <w:rsid w:val="000210E2"/>
    <w:rsid w:val="0002121D"/>
    <w:rsid w:val="00022357"/>
    <w:rsid w:val="00022497"/>
    <w:rsid w:val="0002269A"/>
    <w:rsid w:val="0002297A"/>
    <w:rsid w:val="00024CA6"/>
    <w:rsid w:val="00025030"/>
    <w:rsid w:val="000265E1"/>
    <w:rsid w:val="0002660E"/>
    <w:rsid w:val="000274F8"/>
    <w:rsid w:val="0002F458"/>
    <w:rsid w:val="000308BA"/>
    <w:rsid w:val="00030B2B"/>
    <w:rsid w:val="00031BAE"/>
    <w:rsid w:val="00031FBC"/>
    <w:rsid w:val="00031FD1"/>
    <w:rsid w:val="00033050"/>
    <w:rsid w:val="0003349B"/>
    <w:rsid w:val="000334AC"/>
    <w:rsid w:val="000338BD"/>
    <w:rsid w:val="00033A8D"/>
    <w:rsid w:val="00033BB1"/>
    <w:rsid w:val="00034BDE"/>
    <w:rsid w:val="0003507A"/>
    <w:rsid w:val="000351F7"/>
    <w:rsid w:val="0003606F"/>
    <w:rsid w:val="000368D4"/>
    <w:rsid w:val="0004002A"/>
    <w:rsid w:val="00041ADD"/>
    <w:rsid w:val="00041D32"/>
    <w:rsid w:val="00042491"/>
    <w:rsid w:val="00043EFF"/>
    <w:rsid w:val="00043F01"/>
    <w:rsid w:val="0004534B"/>
    <w:rsid w:val="0004553C"/>
    <w:rsid w:val="000506CD"/>
    <w:rsid w:val="0005140F"/>
    <w:rsid w:val="00051FFE"/>
    <w:rsid w:val="00053918"/>
    <w:rsid w:val="00053F48"/>
    <w:rsid w:val="00055A4C"/>
    <w:rsid w:val="00056408"/>
    <w:rsid w:val="0006015C"/>
    <w:rsid w:val="00060263"/>
    <w:rsid w:val="00060E6D"/>
    <w:rsid w:val="00063089"/>
    <w:rsid w:val="0006319B"/>
    <w:rsid w:val="00063EB5"/>
    <w:rsid w:val="00066F9D"/>
    <w:rsid w:val="000672B9"/>
    <w:rsid w:val="000676FA"/>
    <w:rsid w:val="00070119"/>
    <w:rsid w:val="0007218C"/>
    <w:rsid w:val="0007249F"/>
    <w:rsid w:val="00072A21"/>
    <w:rsid w:val="000751CF"/>
    <w:rsid w:val="000762A7"/>
    <w:rsid w:val="00076A3C"/>
    <w:rsid w:val="0007784C"/>
    <w:rsid w:val="00077952"/>
    <w:rsid w:val="00077DDD"/>
    <w:rsid w:val="00077E62"/>
    <w:rsid w:val="0008073C"/>
    <w:rsid w:val="00082153"/>
    <w:rsid w:val="000822F4"/>
    <w:rsid w:val="000861FA"/>
    <w:rsid w:val="000869F2"/>
    <w:rsid w:val="000903A7"/>
    <w:rsid w:val="00090D66"/>
    <w:rsid w:val="000916F3"/>
    <w:rsid w:val="000924B3"/>
    <w:rsid w:val="00092A70"/>
    <w:rsid w:val="0009395C"/>
    <w:rsid w:val="0009575B"/>
    <w:rsid w:val="0009669E"/>
    <w:rsid w:val="00097133"/>
    <w:rsid w:val="00097B6C"/>
    <w:rsid w:val="00097C20"/>
    <w:rsid w:val="000A0454"/>
    <w:rsid w:val="000A12E1"/>
    <w:rsid w:val="000A24FE"/>
    <w:rsid w:val="000A28E7"/>
    <w:rsid w:val="000A6599"/>
    <w:rsid w:val="000A6AEB"/>
    <w:rsid w:val="000A7539"/>
    <w:rsid w:val="000A7867"/>
    <w:rsid w:val="000B20E7"/>
    <w:rsid w:val="000B3639"/>
    <w:rsid w:val="000B461C"/>
    <w:rsid w:val="000B52F6"/>
    <w:rsid w:val="000B5FD5"/>
    <w:rsid w:val="000B7253"/>
    <w:rsid w:val="000C0CF0"/>
    <w:rsid w:val="000C39AC"/>
    <w:rsid w:val="000C423E"/>
    <w:rsid w:val="000C723D"/>
    <w:rsid w:val="000C76BC"/>
    <w:rsid w:val="000D1110"/>
    <w:rsid w:val="000D20ED"/>
    <w:rsid w:val="000D26DB"/>
    <w:rsid w:val="000D2FA7"/>
    <w:rsid w:val="000D3A26"/>
    <w:rsid w:val="000D3A6D"/>
    <w:rsid w:val="000D4078"/>
    <w:rsid w:val="000D48BC"/>
    <w:rsid w:val="000D532F"/>
    <w:rsid w:val="000D694E"/>
    <w:rsid w:val="000D73B3"/>
    <w:rsid w:val="000D740B"/>
    <w:rsid w:val="000E085B"/>
    <w:rsid w:val="000E19C2"/>
    <w:rsid w:val="000E293F"/>
    <w:rsid w:val="000E47EE"/>
    <w:rsid w:val="000E6790"/>
    <w:rsid w:val="000F233B"/>
    <w:rsid w:val="000F2B1C"/>
    <w:rsid w:val="000F2D75"/>
    <w:rsid w:val="000F41B9"/>
    <w:rsid w:val="000F42DD"/>
    <w:rsid w:val="000F4627"/>
    <w:rsid w:val="000F4E4A"/>
    <w:rsid w:val="000F5465"/>
    <w:rsid w:val="000F6675"/>
    <w:rsid w:val="000F6AA4"/>
    <w:rsid w:val="00100E66"/>
    <w:rsid w:val="00102044"/>
    <w:rsid w:val="001050E6"/>
    <w:rsid w:val="00105EBB"/>
    <w:rsid w:val="001078D5"/>
    <w:rsid w:val="001118AF"/>
    <w:rsid w:val="001119AB"/>
    <w:rsid w:val="00114BC8"/>
    <w:rsid w:val="00114BEC"/>
    <w:rsid w:val="00114E28"/>
    <w:rsid w:val="001214D6"/>
    <w:rsid w:val="001223AB"/>
    <w:rsid w:val="00122DC5"/>
    <w:rsid w:val="00123479"/>
    <w:rsid w:val="00123809"/>
    <w:rsid w:val="001239D6"/>
    <w:rsid w:val="00125EED"/>
    <w:rsid w:val="0012632C"/>
    <w:rsid w:val="00126340"/>
    <w:rsid w:val="00127A92"/>
    <w:rsid w:val="00127F87"/>
    <w:rsid w:val="001281AF"/>
    <w:rsid w:val="00128933"/>
    <w:rsid w:val="00130409"/>
    <w:rsid w:val="0013194A"/>
    <w:rsid w:val="001319AD"/>
    <w:rsid w:val="00134AA4"/>
    <w:rsid w:val="00134DC1"/>
    <w:rsid w:val="00137199"/>
    <w:rsid w:val="00140616"/>
    <w:rsid w:val="00144320"/>
    <w:rsid w:val="00145ACA"/>
    <w:rsid w:val="00146530"/>
    <w:rsid w:val="00146F96"/>
    <w:rsid w:val="001503D2"/>
    <w:rsid w:val="00151CE1"/>
    <w:rsid w:val="00153CA7"/>
    <w:rsid w:val="00154536"/>
    <w:rsid w:val="0015514D"/>
    <w:rsid w:val="00156F8B"/>
    <w:rsid w:val="001574C4"/>
    <w:rsid w:val="00160A4A"/>
    <w:rsid w:val="00163227"/>
    <w:rsid w:val="00163CAB"/>
    <w:rsid w:val="00165391"/>
    <w:rsid w:val="00165AEE"/>
    <w:rsid w:val="00165E87"/>
    <w:rsid w:val="001661B6"/>
    <w:rsid w:val="00167738"/>
    <w:rsid w:val="0017034B"/>
    <w:rsid w:val="00170D29"/>
    <w:rsid w:val="00170FC2"/>
    <w:rsid w:val="00171B7B"/>
    <w:rsid w:val="00171EFF"/>
    <w:rsid w:val="00171F67"/>
    <w:rsid w:val="001751F8"/>
    <w:rsid w:val="001757A4"/>
    <w:rsid w:val="0017624B"/>
    <w:rsid w:val="001768D9"/>
    <w:rsid w:val="00177EEB"/>
    <w:rsid w:val="00181206"/>
    <w:rsid w:val="00185FA4"/>
    <w:rsid w:val="00187AB0"/>
    <w:rsid w:val="001907A1"/>
    <w:rsid w:val="00190CFC"/>
    <w:rsid w:val="00191E51"/>
    <w:rsid w:val="00192391"/>
    <w:rsid w:val="00193531"/>
    <w:rsid w:val="0019444B"/>
    <w:rsid w:val="00194DFB"/>
    <w:rsid w:val="00196249"/>
    <w:rsid w:val="001A02B0"/>
    <w:rsid w:val="001A1A30"/>
    <w:rsid w:val="001A1CC0"/>
    <w:rsid w:val="001A222E"/>
    <w:rsid w:val="001A346E"/>
    <w:rsid w:val="001A4874"/>
    <w:rsid w:val="001A4912"/>
    <w:rsid w:val="001A50F8"/>
    <w:rsid w:val="001A5D57"/>
    <w:rsid w:val="001A6259"/>
    <w:rsid w:val="001A7B9A"/>
    <w:rsid w:val="001B0861"/>
    <w:rsid w:val="001B23F9"/>
    <w:rsid w:val="001B2B12"/>
    <w:rsid w:val="001B2D5C"/>
    <w:rsid w:val="001B631F"/>
    <w:rsid w:val="001B6A34"/>
    <w:rsid w:val="001B761C"/>
    <w:rsid w:val="001C03FB"/>
    <w:rsid w:val="001C2AF6"/>
    <w:rsid w:val="001C5E75"/>
    <w:rsid w:val="001D2029"/>
    <w:rsid w:val="001D2E70"/>
    <w:rsid w:val="001D3935"/>
    <w:rsid w:val="001D3B74"/>
    <w:rsid w:val="001D3CD7"/>
    <w:rsid w:val="001D4ED1"/>
    <w:rsid w:val="001D4FCB"/>
    <w:rsid w:val="001D613D"/>
    <w:rsid w:val="001D6B3A"/>
    <w:rsid w:val="001D7FF5"/>
    <w:rsid w:val="001E0890"/>
    <w:rsid w:val="001E0D69"/>
    <w:rsid w:val="001E1431"/>
    <w:rsid w:val="001E14BF"/>
    <w:rsid w:val="001E1D2C"/>
    <w:rsid w:val="001E2C9B"/>
    <w:rsid w:val="001E3877"/>
    <w:rsid w:val="001E3C2B"/>
    <w:rsid w:val="001E640F"/>
    <w:rsid w:val="001E7939"/>
    <w:rsid w:val="001E7A0A"/>
    <w:rsid w:val="001F10BE"/>
    <w:rsid w:val="001F2C0D"/>
    <w:rsid w:val="001F32A0"/>
    <w:rsid w:val="001F4460"/>
    <w:rsid w:val="001F54CE"/>
    <w:rsid w:val="001F76A0"/>
    <w:rsid w:val="0020179D"/>
    <w:rsid w:val="00203AA2"/>
    <w:rsid w:val="002043A3"/>
    <w:rsid w:val="00206796"/>
    <w:rsid w:val="0020718C"/>
    <w:rsid w:val="00207636"/>
    <w:rsid w:val="002109BC"/>
    <w:rsid w:val="00211331"/>
    <w:rsid w:val="00211880"/>
    <w:rsid w:val="002119A5"/>
    <w:rsid w:val="00213001"/>
    <w:rsid w:val="00213CDC"/>
    <w:rsid w:val="0021727C"/>
    <w:rsid w:val="00217896"/>
    <w:rsid w:val="00220F43"/>
    <w:rsid w:val="0022151A"/>
    <w:rsid w:val="00221DA7"/>
    <w:rsid w:val="00221F8A"/>
    <w:rsid w:val="002223F5"/>
    <w:rsid w:val="00222CBC"/>
    <w:rsid w:val="00223A5E"/>
    <w:rsid w:val="002253CC"/>
    <w:rsid w:val="0022582D"/>
    <w:rsid w:val="00225B67"/>
    <w:rsid w:val="00225D62"/>
    <w:rsid w:val="00225E10"/>
    <w:rsid w:val="00226123"/>
    <w:rsid w:val="0022633D"/>
    <w:rsid w:val="00226637"/>
    <w:rsid w:val="002270D8"/>
    <w:rsid w:val="0022C7EB"/>
    <w:rsid w:val="00230C0B"/>
    <w:rsid w:val="00231B97"/>
    <w:rsid w:val="00232A9C"/>
    <w:rsid w:val="0023336A"/>
    <w:rsid w:val="002337FB"/>
    <w:rsid w:val="00234354"/>
    <w:rsid w:val="00235510"/>
    <w:rsid w:val="00235AF5"/>
    <w:rsid w:val="00236137"/>
    <w:rsid w:val="002379F2"/>
    <w:rsid w:val="00237FD7"/>
    <w:rsid w:val="002424E0"/>
    <w:rsid w:val="00242D68"/>
    <w:rsid w:val="002438B8"/>
    <w:rsid w:val="00244817"/>
    <w:rsid w:val="00244C04"/>
    <w:rsid w:val="002469A4"/>
    <w:rsid w:val="002502B1"/>
    <w:rsid w:val="002513B5"/>
    <w:rsid w:val="002517F2"/>
    <w:rsid w:val="00252229"/>
    <w:rsid w:val="002539BE"/>
    <w:rsid w:val="002540C1"/>
    <w:rsid w:val="002547E6"/>
    <w:rsid w:val="00254850"/>
    <w:rsid w:val="0025550C"/>
    <w:rsid w:val="00255873"/>
    <w:rsid w:val="002569B9"/>
    <w:rsid w:val="00257222"/>
    <w:rsid w:val="0025722C"/>
    <w:rsid w:val="002607BF"/>
    <w:rsid w:val="00260C29"/>
    <w:rsid w:val="00260C93"/>
    <w:rsid w:val="002612EB"/>
    <w:rsid w:val="002621D6"/>
    <w:rsid w:val="00264647"/>
    <w:rsid w:val="002647C4"/>
    <w:rsid w:val="002653EC"/>
    <w:rsid w:val="00267070"/>
    <w:rsid w:val="00267134"/>
    <w:rsid w:val="0026781E"/>
    <w:rsid w:val="002678D4"/>
    <w:rsid w:val="00267A93"/>
    <w:rsid w:val="00270735"/>
    <w:rsid w:val="002719B8"/>
    <w:rsid w:val="002730A5"/>
    <w:rsid w:val="0027473D"/>
    <w:rsid w:val="00274DEC"/>
    <w:rsid w:val="00274F14"/>
    <w:rsid w:val="00277806"/>
    <w:rsid w:val="00277B24"/>
    <w:rsid w:val="00281962"/>
    <w:rsid w:val="00282516"/>
    <w:rsid w:val="00283423"/>
    <w:rsid w:val="00284527"/>
    <w:rsid w:val="002863A3"/>
    <w:rsid w:val="00287CF6"/>
    <w:rsid w:val="00290562"/>
    <w:rsid w:val="00290B56"/>
    <w:rsid w:val="00291C97"/>
    <w:rsid w:val="00291F6F"/>
    <w:rsid w:val="0029681B"/>
    <w:rsid w:val="00296DFB"/>
    <w:rsid w:val="002A1BEA"/>
    <w:rsid w:val="002A20AE"/>
    <w:rsid w:val="002A2850"/>
    <w:rsid w:val="002A2E64"/>
    <w:rsid w:val="002A47E1"/>
    <w:rsid w:val="002A4BB2"/>
    <w:rsid w:val="002A520A"/>
    <w:rsid w:val="002A52F8"/>
    <w:rsid w:val="002A5310"/>
    <w:rsid w:val="002A6A85"/>
    <w:rsid w:val="002A73F6"/>
    <w:rsid w:val="002B0A4E"/>
    <w:rsid w:val="002B1557"/>
    <w:rsid w:val="002B3B1D"/>
    <w:rsid w:val="002B47B7"/>
    <w:rsid w:val="002B5029"/>
    <w:rsid w:val="002B53B7"/>
    <w:rsid w:val="002B5471"/>
    <w:rsid w:val="002B56F4"/>
    <w:rsid w:val="002B57B0"/>
    <w:rsid w:val="002B66B8"/>
    <w:rsid w:val="002C11FB"/>
    <w:rsid w:val="002C1E94"/>
    <w:rsid w:val="002C2302"/>
    <w:rsid w:val="002C327A"/>
    <w:rsid w:val="002C4946"/>
    <w:rsid w:val="002C5A58"/>
    <w:rsid w:val="002C7603"/>
    <w:rsid w:val="002C7973"/>
    <w:rsid w:val="002D0B31"/>
    <w:rsid w:val="002D4779"/>
    <w:rsid w:val="002D47A4"/>
    <w:rsid w:val="002D53B7"/>
    <w:rsid w:val="002D553C"/>
    <w:rsid w:val="002D5F5B"/>
    <w:rsid w:val="002D6F58"/>
    <w:rsid w:val="002E0E85"/>
    <w:rsid w:val="002E30CE"/>
    <w:rsid w:val="002E3165"/>
    <w:rsid w:val="002E4377"/>
    <w:rsid w:val="002E4F62"/>
    <w:rsid w:val="002E5147"/>
    <w:rsid w:val="002E5939"/>
    <w:rsid w:val="002E78E2"/>
    <w:rsid w:val="002F152C"/>
    <w:rsid w:val="002F3045"/>
    <w:rsid w:val="002F5FA6"/>
    <w:rsid w:val="002F6158"/>
    <w:rsid w:val="002F6D83"/>
    <w:rsid w:val="00300324"/>
    <w:rsid w:val="00302092"/>
    <w:rsid w:val="00302731"/>
    <w:rsid w:val="0030290F"/>
    <w:rsid w:val="003045A5"/>
    <w:rsid w:val="00307170"/>
    <w:rsid w:val="00310890"/>
    <w:rsid w:val="0031117D"/>
    <w:rsid w:val="003112B6"/>
    <w:rsid w:val="00311870"/>
    <w:rsid w:val="00311E7F"/>
    <w:rsid w:val="003121B2"/>
    <w:rsid w:val="00312FCF"/>
    <w:rsid w:val="00315E63"/>
    <w:rsid w:val="003174B1"/>
    <w:rsid w:val="00320581"/>
    <w:rsid w:val="00321506"/>
    <w:rsid w:val="00323DCA"/>
    <w:rsid w:val="00327E56"/>
    <w:rsid w:val="0033018B"/>
    <w:rsid w:val="003319C2"/>
    <w:rsid w:val="00334C3D"/>
    <w:rsid w:val="00335078"/>
    <w:rsid w:val="003351AC"/>
    <w:rsid w:val="0033569C"/>
    <w:rsid w:val="003356F4"/>
    <w:rsid w:val="00335B86"/>
    <w:rsid w:val="00335D3B"/>
    <w:rsid w:val="003407E7"/>
    <w:rsid w:val="00343CB6"/>
    <w:rsid w:val="003441C3"/>
    <w:rsid w:val="003445D2"/>
    <w:rsid w:val="00345862"/>
    <w:rsid w:val="0034791A"/>
    <w:rsid w:val="003507A6"/>
    <w:rsid w:val="003507C1"/>
    <w:rsid w:val="00352154"/>
    <w:rsid w:val="00352628"/>
    <w:rsid w:val="0035357C"/>
    <w:rsid w:val="00353A3B"/>
    <w:rsid w:val="0035423B"/>
    <w:rsid w:val="00354A43"/>
    <w:rsid w:val="00354AB2"/>
    <w:rsid w:val="003555FB"/>
    <w:rsid w:val="00355956"/>
    <w:rsid w:val="00361FA7"/>
    <w:rsid w:val="003628EB"/>
    <w:rsid w:val="003634A4"/>
    <w:rsid w:val="0036499C"/>
    <w:rsid w:val="00364AF1"/>
    <w:rsid w:val="00365924"/>
    <w:rsid w:val="00367A8D"/>
    <w:rsid w:val="00367D78"/>
    <w:rsid w:val="0037007A"/>
    <w:rsid w:val="00370AC9"/>
    <w:rsid w:val="0037280F"/>
    <w:rsid w:val="00373424"/>
    <w:rsid w:val="003740A2"/>
    <w:rsid w:val="003745ED"/>
    <w:rsid w:val="00374E2E"/>
    <w:rsid w:val="00375879"/>
    <w:rsid w:val="00376904"/>
    <w:rsid w:val="00376D7C"/>
    <w:rsid w:val="003806B0"/>
    <w:rsid w:val="003808B3"/>
    <w:rsid w:val="00380DD2"/>
    <w:rsid w:val="00381351"/>
    <w:rsid w:val="0038268F"/>
    <w:rsid w:val="00382B42"/>
    <w:rsid w:val="00382EC9"/>
    <w:rsid w:val="00384046"/>
    <w:rsid w:val="0038621F"/>
    <w:rsid w:val="00386B54"/>
    <w:rsid w:val="00387515"/>
    <w:rsid w:val="0039084B"/>
    <w:rsid w:val="00391A52"/>
    <w:rsid w:val="00391F08"/>
    <w:rsid w:val="003921CA"/>
    <w:rsid w:val="00393ADE"/>
    <w:rsid w:val="00395762"/>
    <w:rsid w:val="00396160"/>
    <w:rsid w:val="0039638B"/>
    <w:rsid w:val="00397547"/>
    <w:rsid w:val="00397584"/>
    <w:rsid w:val="00397899"/>
    <w:rsid w:val="003A1CBE"/>
    <w:rsid w:val="003A2421"/>
    <w:rsid w:val="003A26A6"/>
    <w:rsid w:val="003A3104"/>
    <w:rsid w:val="003A365A"/>
    <w:rsid w:val="003A42BD"/>
    <w:rsid w:val="003A6EDF"/>
    <w:rsid w:val="003A799B"/>
    <w:rsid w:val="003B05E4"/>
    <w:rsid w:val="003B0764"/>
    <w:rsid w:val="003B0ADC"/>
    <w:rsid w:val="003B0D38"/>
    <w:rsid w:val="003B2194"/>
    <w:rsid w:val="003B288B"/>
    <w:rsid w:val="003B2C9A"/>
    <w:rsid w:val="003B3BDF"/>
    <w:rsid w:val="003B4B3B"/>
    <w:rsid w:val="003C05F0"/>
    <w:rsid w:val="003C25DE"/>
    <w:rsid w:val="003C34DC"/>
    <w:rsid w:val="003C3BA1"/>
    <w:rsid w:val="003C432C"/>
    <w:rsid w:val="003C5B55"/>
    <w:rsid w:val="003C5D8E"/>
    <w:rsid w:val="003C69F2"/>
    <w:rsid w:val="003D00A4"/>
    <w:rsid w:val="003D046E"/>
    <w:rsid w:val="003D178C"/>
    <w:rsid w:val="003D39AA"/>
    <w:rsid w:val="003D3E39"/>
    <w:rsid w:val="003D5009"/>
    <w:rsid w:val="003D56B1"/>
    <w:rsid w:val="003D6551"/>
    <w:rsid w:val="003D69AB"/>
    <w:rsid w:val="003D69CE"/>
    <w:rsid w:val="003E13BB"/>
    <w:rsid w:val="003E173E"/>
    <w:rsid w:val="003E25E5"/>
    <w:rsid w:val="003E262D"/>
    <w:rsid w:val="003E2E73"/>
    <w:rsid w:val="003E3DFE"/>
    <w:rsid w:val="003E54B0"/>
    <w:rsid w:val="003E638D"/>
    <w:rsid w:val="003F063C"/>
    <w:rsid w:val="003F0674"/>
    <w:rsid w:val="003F097E"/>
    <w:rsid w:val="003F1459"/>
    <w:rsid w:val="003F1B2F"/>
    <w:rsid w:val="003F1C20"/>
    <w:rsid w:val="003F1ECF"/>
    <w:rsid w:val="003F2B3D"/>
    <w:rsid w:val="003F4556"/>
    <w:rsid w:val="003F5EBE"/>
    <w:rsid w:val="003F6638"/>
    <w:rsid w:val="00400226"/>
    <w:rsid w:val="00400C5B"/>
    <w:rsid w:val="00401371"/>
    <w:rsid w:val="00402045"/>
    <w:rsid w:val="00402073"/>
    <w:rsid w:val="004023B2"/>
    <w:rsid w:val="00403091"/>
    <w:rsid w:val="0040440C"/>
    <w:rsid w:val="00404482"/>
    <w:rsid w:val="00404A5D"/>
    <w:rsid w:val="00405DBC"/>
    <w:rsid w:val="00406092"/>
    <w:rsid w:val="00407511"/>
    <w:rsid w:val="0041131F"/>
    <w:rsid w:val="00411D94"/>
    <w:rsid w:val="00411E52"/>
    <w:rsid w:val="00412075"/>
    <w:rsid w:val="00412313"/>
    <w:rsid w:val="00412BD0"/>
    <w:rsid w:val="00412FED"/>
    <w:rsid w:val="004136DB"/>
    <w:rsid w:val="004139B0"/>
    <w:rsid w:val="00413FA7"/>
    <w:rsid w:val="00416C5E"/>
    <w:rsid w:val="00423592"/>
    <w:rsid w:val="00423F6E"/>
    <w:rsid w:val="00424B67"/>
    <w:rsid w:val="00425D07"/>
    <w:rsid w:val="00426C57"/>
    <w:rsid w:val="0043351B"/>
    <w:rsid w:val="00435F48"/>
    <w:rsid w:val="00437AAB"/>
    <w:rsid w:val="00440115"/>
    <w:rsid w:val="004408F2"/>
    <w:rsid w:val="00441275"/>
    <w:rsid w:val="004413DA"/>
    <w:rsid w:val="004421FD"/>
    <w:rsid w:val="004429BC"/>
    <w:rsid w:val="00443E13"/>
    <w:rsid w:val="00444A10"/>
    <w:rsid w:val="00446B73"/>
    <w:rsid w:val="00447DC8"/>
    <w:rsid w:val="00447EAE"/>
    <w:rsid w:val="00450850"/>
    <w:rsid w:val="00450F8C"/>
    <w:rsid w:val="004512E8"/>
    <w:rsid w:val="004516C4"/>
    <w:rsid w:val="00455671"/>
    <w:rsid w:val="004567A6"/>
    <w:rsid w:val="00457457"/>
    <w:rsid w:val="004576FB"/>
    <w:rsid w:val="00457C1E"/>
    <w:rsid w:val="00460D40"/>
    <w:rsid w:val="004611D6"/>
    <w:rsid w:val="00461E2F"/>
    <w:rsid w:val="004642F0"/>
    <w:rsid w:val="004660BF"/>
    <w:rsid w:val="00470D59"/>
    <w:rsid w:val="0047300C"/>
    <w:rsid w:val="00473869"/>
    <w:rsid w:val="004740D5"/>
    <w:rsid w:val="00474D30"/>
    <w:rsid w:val="00475717"/>
    <w:rsid w:val="004762C2"/>
    <w:rsid w:val="004765D4"/>
    <w:rsid w:val="004777FF"/>
    <w:rsid w:val="004811BB"/>
    <w:rsid w:val="00481AD5"/>
    <w:rsid w:val="00482036"/>
    <w:rsid w:val="00483799"/>
    <w:rsid w:val="00485630"/>
    <w:rsid w:val="00487289"/>
    <w:rsid w:val="00490FDD"/>
    <w:rsid w:val="0049262F"/>
    <w:rsid w:val="00493B27"/>
    <w:rsid w:val="0049539D"/>
    <w:rsid w:val="00496900"/>
    <w:rsid w:val="00497327"/>
    <w:rsid w:val="00497977"/>
    <w:rsid w:val="004A302A"/>
    <w:rsid w:val="004A3A5A"/>
    <w:rsid w:val="004A42E4"/>
    <w:rsid w:val="004A4FEF"/>
    <w:rsid w:val="004A594F"/>
    <w:rsid w:val="004A764E"/>
    <w:rsid w:val="004B0173"/>
    <w:rsid w:val="004B01D2"/>
    <w:rsid w:val="004B2727"/>
    <w:rsid w:val="004B3A03"/>
    <w:rsid w:val="004B42D5"/>
    <w:rsid w:val="004B45ED"/>
    <w:rsid w:val="004B482A"/>
    <w:rsid w:val="004B4A45"/>
    <w:rsid w:val="004B6869"/>
    <w:rsid w:val="004B7C81"/>
    <w:rsid w:val="004B7D9C"/>
    <w:rsid w:val="004C1734"/>
    <w:rsid w:val="004C20CF"/>
    <w:rsid w:val="004C3064"/>
    <w:rsid w:val="004C3E20"/>
    <w:rsid w:val="004C3E60"/>
    <w:rsid w:val="004C47B3"/>
    <w:rsid w:val="004C4E37"/>
    <w:rsid w:val="004C68DB"/>
    <w:rsid w:val="004C7598"/>
    <w:rsid w:val="004D0A3C"/>
    <w:rsid w:val="004D11C5"/>
    <w:rsid w:val="004D1655"/>
    <w:rsid w:val="004D1BFA"/>
    <w:rsid w:val="004D2D6B"/>
    <w:rsid w:val="004D4123"/>
    <w:rsid w:val="004D4237"/>
    <w:rsid w:val="004D5482"/>
    <w:rsid w:val="004D7C5C"/>
    <w:rsid w:val="004E0EBB"/>
    <w:rsid w:val="004E0EBD"/>
    <w:rsid w:val="004E1BCC"/>
    <w:rsid w:val="004E39FD"/>
    <w:rsid w:val="004E57DB"/>
    <w:rsid w:val="004E6392"/>
    <w:rsid w:val="004E6918"/>
    <w:rsid w:val="004E750E"/>
    <w:rsid w:val="004E79B6"/>
    <w:rsid w:val="004F092C"/>
    <w:rsid w:val="004F1C65"/>
    <w:rsid w:val="004F1D01"/>
    <w:rsid w:val="004F274A"/>
    <w:rsid w:val="004F284D"/>
    <w:rsid w:val="004F3B7E"/>
    <w:rsid w:val="004F42B7"/>
    <w:rsid w:val="004F4F84"/>
    <w:rsid w:val="004F5948"/>
    <w:rsid w:val="004F68E5"/>
    <w:rsid w:val="004F6EB6"/>
    <w:rsid w:val="004F6F28"/>
    <w:rsid w:val="004F74CC"/>
    <w:rsid w:val="00500284"/>
    <w:rsid w:val="00500469"/>
    <w:rsid w:val="00501F86"/>
    <w:rsid w:val="005031EC"/>
    <w:rsid w:val="00503697"/>
    <w:rsid w:val="00503F57"/>
    <w:rsid w:val="00505000"/>
    <w:rsid w:val="005055B9"/>
    <w:rsid w:val="005055E3"/>
    <w:rsid w:val="00505B9B"/>
    <w:rsid w:val="00510FFB"/>
    <w:rsid w:val="0051138A"/>
    <w:rsid w:val="00511CFC"/>
    <w:rsid w:val="00512516"/>
    <w:rsid w:val="00512641"/>
    <w:rsid w:val="005134BE"/>
    <w:rsid w:val="0051393E"/>
    <w:rsid w:val="005148AC"/>
    <w:rsid w:val="0051569F"/>
    <w:rsid w:val="00517970"/>
    <w:rsid w:val="005203F3"/>
    <w:rsid w:val="00521218"/>
    <w:rsid w:val="005216FD"/>
    <w:rsid w:val="00522A2D"/>
    <w:rsid w:val="00522DAC"/>
    <w:rsid w:val="00523A29"/>
    <w:rsid w:val="00524566"/>
    <w:rsid w:val="00524D8A"/>
    <w:rsid w:val="00524EF8"/>
    <w:rsid w:val="00525517"/>
    <w:rsid w:val="0052605E"/>
    <w:rsid w:val="005303C5"/>
    <w:rsid w:val="005304BB"/>
    <w:rsid w:val="0053097F"/>
    <w:rsid w:val="00533ADA"/>
    <w:rsid w:val="00534163"/>
    <w:rsid w:val="00536032"/>
    <w:rsid w:val="00536C7A"/>
    <w:rsid w:val="00537176"/>
    <w:rsid w:val="00540DAC"/>
    <w:rsid w:val="005413BA"/>
    <w:rsid w:val="00541AE3"/>
    <w:rsid w:val="00542550"/>
    <w:rsid w:val="00542AE6"/>
    <w:rsid w:val="00542E06"/>
    <w:rsid w:val="00542E5C"/>
    <w:rsid w:val="005435F8"/>
    <w:rsid w:val="00544432"/>
    <w:rsid w:val="0054519F"/>
    <w:rsid w:val="00545EC1"/>
    <w:rsid w:val="00546C53"/>
    <w:rsid w:val="00550C8A"/>
    <w:rsid w:val="005510A5"/>
    <w:rsid w:val="00551578"/>
    <w:rsid w:val="005519AC"/>
    <w:rsid w:val="00551F8C"/>
    <w:rsid w:val="00552F25"/>
    <w:rsid w:val="005542AB"/>
    <w:rsid w:val="0055568A"/>
    <w:rsid w:val="005567EA"/>
    <w:rsid w:val="00556B9F"/>
    <w:rsid w:val="0056119C"/>
    <w:rsid w:val="00561207"/>
    <w:rsid w:val="005641F0"/>
    <w:rsid w:val="00564F76"/>
    <w:rsid w:val="00565B16"/>
    <w:rsid w:val="00565BF8"/>
    <w:rsid w:val="005660B6"/>
    <w:rsid w:val="005665FA"/>
    <w:rsid w:val="00566BCA"/>
    <w:rsid w:val="005671CB"/>
    <w:rsid w:val="005672AB"/>
    <w:rsid w:val="00571A31"/>
    <w:rsid w:val="00571F9D"/>
    <w:rsid w:val="005720D4"/>
    <w:rsid w:val="0057259E"/>
    <w:rsid w:val="005732E8"/>
    <w:rsid w:val="005750EA"/>
    <w:rsid w:val="00577D9B"/>
    <w:rsid w:val="0058257E"/>
    <w:rsid w:val="00583262"/>
    <w:rsid w:val="0058392C"/>
    <w:rsid w:val="00583ECF"/>
    <w:rsid w:val="00584A2F"/>
    <w:rsid w:val="00584C56"/>
    <w:rsid w:val="005900B8"/>
    <w:rsid w:val="00590DA4"/>
    <w:rsid w:val="005916CF"/>
    <w:rsid w:val="00592BF6"/>
    <w:rsid w:val="00592EAD"/>
    <w:rsid w:val="005938DF"/>
    <w:rsid w:val="00594906"/>
    <w:rsid w:val="00595EB2"/>
    <w:rsid w:val="005973DC"/>
    <w:rsid w:val="00597614"/>
    <w:rsid w:val="005976F0"/>
    <w:rsid w:val="00597D97"/>
    <w:rsid w:val="005A05A8"/>
    <w:rsid w:val="005A064E"/>
    <w:rsid w:val="005A0FAD"/>
    <w:rsid w:val="005A2466"/>
    <w:rsid w:val="005A2CB8"/>
    <w:rsid w:val="005A31B1"/>
    <w:rsid w:val="005A5AA9"/>
    <w:rsid w:val="005A5CC3"/>
    <w:rsid w:val="005A5F2B"/>
    <w:rsid w:val="005A6071"/>
    <w:rsid w:val="005A6638"/>
    <w:rsid w:val="005A757F"/>
    <w:rsid w:val="005A79FA"/>
    <w:rsid w:val="005A7E8F"/>
    <w:rsid w:val="005B26C8"/>
    <w:rsid w:val="005B346D"/>
    <w:rsid w:val="005B45FD"/>
    <w:rsid w:val="005B4955"/>
    <w:rsid w:val="005B4DC5"/>
    <w:rsid w:val="005B4FAD"/>
    <w:rsid w:val="005B69CE"/>
    <w:rsid w:val="005B702C"/>
    <w:rsid w:val="005B7680"/>
    <w:rsid w:val="005C1E13"/>
    <w:rsid w:val="005C2483"/>
    <w:rsid w:val="005C25D6"/>
    <w:rsid w:val="005C3C5A"/>
    <w:rsid w:val="005D017C"/>
    <w:rsid w:val="005D0901"/>
    <w:rsid w:val="005D3048"/>
    <w:rsid w:val="005D305F"/>
    <w:rsid w:val="005D395B"/>
    <w:rsid w:val="005D5473"/>
    <w:rsid w:val="005D6098"/>
    <w:rsid w:val="005D6961"/>
    <w:rsid w:val="005D72BC"/>
    <w:rsid w:val="005D797A"/>
    <w:rsid w:val="005E00DD"/>
    <w:rsid w:val="005E12A7"/>
    <w:rsid w:val="005E19F1"/>
    <w:rsid w:val="005E27CC"/>
    <w:rsid w:val="005E306D"/>
    <w:rsid w:val="005E3988"/>
    <w:rsid w:val="005E3D98"/>
    <w:rsid w:val="005E3F6F"/>
    <w:rsid w:val="005E4538"/>
    <w:rsid w:val="005E4910"/>
    <w:rsid w:val="005E6EBF"/>
    <w:rsid w:val="005F0CD9"/>
    <w:rsid w:val="005F372B"/>
    <w:rsid w:val="005F3CBE"/>
    <w:rsid w:val="005F65E6"/>
    <w:rsid w:val="005F6871"/>
    <w:rsid w:val="005F68E1"/>
    <w:rsid w:val="005F74A9"/>
    <w:rsid w:val="005F7DD3"/>
    <w:rsid w:val="00600732"/>
    <w:rsid w:val="00600806"/>
    <w:rsid w:val="00601157"/>
    <w:rsid w:val="00602405"/>
    <w:rsid w:val="0060370F"/>
    <w:rsid w:val="00603861"/>
    <w:rsid w:val="00605092"/>
    <w:rsid w:val="006057B2"/>
    <w:rsid w:val="00606D56"/>
    <w:rsid w:val="006107BC"/>
    <w:rsid w:val="00612560"/>
    <w:rsid w:val="00613CC8"/>
    <w:rsid w:val="00613FC2"/>
    <w:rsid w:val="006154E6"/>
    <w:rsid w:val="00615899"/>
    <w:rsid w:val="0061643D"/>
    <w:rsid w:val="00617938"/>
    <w:rsid w:val="006179D2"/>
    <w:rsid w:val="00621626"/>
    <w:rsid w:val="006219CD"/>
    <w:rsid w:val="00622260"/>
    <w:rsid w:val="006234F5"/>
    <w:rsid w:val="006236AB"/>
    <w:rsid w:val="00624FB7"/>
    <w:rsid w:val="00626B78"/>
    <w:rsid w:val="00626F5A"/>
    <w:rsid w:val="0062C10E"/>
    <w:rsid w:val="0063240F"/>
    <w:rsid w:val="00634D2E"/>
    <w:rsid w:val="00635065"/>
    <w:rsid w:val="00636027"/>
    <w:rsid w:val="006366D0"/>
    <w:rsid w:val="0063670D"/>
    <w:rsid w:val="00637CE0"/>
    <w:rsid w:val="0064015D"/>
    <w:rsid w:val="00641866"/>
    <w:rsid w:val="00641C34"/>
    <w:rsid w:val="006423D7"/>
    <w:rsid w:val="00642457"/>
    <w:rsid w:val="00642B0C"/>
    <w:rsid w:val="00644F3D"/>
    <w:rsid w:val="00645145"/>
    <w:rsid w:val="00646CC2"/>
    <w:rsid w:val="00646E47"/>
    <w:rsid w:val="00647934"/>
    <w:rsid w:val="00647CEA"/>
    <w:rsid w:val="00650138"/>
    <w:rsid w:val="00650454"/>
    <w:rsid w:val="00651995"/>
    <w:rsid w:val="006531DB"/>
    <w:rsid w:val="0065378E"/>
    <w:rsid w:val="006538B0"/>
    <w:rsid w:val="006543F4"/>
    <w:rsid w:val="006555CE"/>
    <w:rsid w:val="0065780F"/>
    <w:rsid w:val="006578B2"/>
    <w:rsid w:val="00660DF3"/>
    <w:rsid w:val="006611D6"/>
    <w:rsid w:val="00661D50"/>
    <w:rsid w:val="0066350F"/>
    <w:rsid w:val="0066382E"/>
    <w:rsid w:val="00664130"/>
    <w:rsid w:val="00665058"/>
    <w:rsid w:val="00665235"/>
    <w:rsid w:val="00665FF1"/>
    <w:rsid w:val="00667323"/>
    <w:rsid w:val="00671350"/>
    <w:rsid w:val="006720D9"/>
    <w:rsid w:val="0067243D"/>
    <w:rsid w:val="00672604"/>
    <w:rsid w:val="00672DFD"/>
    <w:rsid w:val="00673CE6"/>
    <w:rsid w:val="006754C1"/>
    <w:rsid w:val="0067598F"/>
    <w:rsid w:val="00675E4D"/>
    <w:rsid w:val="00676309"/>
    <w:rsid w:val="00676330"/>
    <w:rsid w:val="00676772"/>
    <w:rsid w:val="00676ACC"/>
    <w:rsid w:val="00676E05"/>
    <w:rsid w:val="0068092C"/>
    <w:rsid w:val="006814F3"/>
    <w:rsid w:val="00681906"/>
    <w:rsid w:val="00681A28"/>
    <w:rsid w:val="00681AAB"/>
    <w:rsid w:val="00682840"/>
    <w:rsid w:val="00682E91"/>
    <w:rsid w:val="00683040"/>
    <w:rsid w:val="00683B38"/>
    <w:rsid w:val="00685C39"/>
    <w:rsid w:val="006864F0"/>
    <w:rsid w:val="00686D66"/>
    <w:rsid w:val="00687833"/>
    <w:rsid w:val="00687BD5"/>
    <w:rsid w:val="00687C8D"/>
    <w:rsid w:val="0069100C"/>
    <w:rsid w:val="006918C8"/>
    <w:rsid w:val="00691C84"/>
    <w:rsid w:val="0069299C"/>
    <w:rsid w:val="00693108"/>
    <w:rsid w:val="0069443F"/>
    <w:rsid w:val="00696048"/>
    <w:rsid w:val="006A0433"/>
    <w:rsid w:val="006A0F0A"/>
    <w:rsid w:val="006A3162"/>
    <w:rsid w:val="006A33B5"/>
    <w:rsid w:val="006A3D7E"/>
    <w:rsid w:val="006A58CD"/>
    <w:rsid w:val="006A66F3"/>
    <w:rsid w:val="006A6768"/>
    <w:rsid w:val="006A6DD1"/>
    <w:rsid w:val="006A775A"/>
    <w:rsid w:val="006B083A"/>
    <w:rsid w:val="006B0D62"/>
    <w:rsid w:val="006B2652"/>
    <w:rsid w:val="006B2D16"/>
    <w:rsid w:val="006B2D3C"/>
    <w:rsid w:val="006B2F44"/>
    <w:rsid w:val="006B505A"/>
    <w:rsid w:val="006B5394"/>
    <w:rsid w:val="006B5B6E"/>
    <w:rsid w:val="006B674F"/>
    <w:rsid w:val="006B7841"/>
    <w:rsid w:val="006B7950"/>
    <w:rsid w:val="006B7B42"/>
    <w:rsid w:val="006C0415"/>
    <w:rsid w:val="006C0C1A"/>
    <w:rsid w:val="006C17CC"/>
    <w:rsid w:val="006C2768"/>
    <w:rsid w:val="006C2A44"/>
    <w:rsid w:val="006C2B0E"/>
    <w:rsid w:val="006C371B"/>
    <w:rsid w:val="006C4091"/>
    <w:rsid w:val="006C5BB7"/>
    <w:rsid w:val="006C6825"/>
    <w:rsid w:val="006D2D54"/>
    <w:rsid w:val="006D3033"/>
    <w:rsid w:val="006D49CA"/>
    <w:rsid w:val="006D6268"/>
    <w:rsid w:val="006D63A6"/>
    <w:rsid w:val="006D650D"/>
    <w:rsid w:val="006D6620"/>
    <w:rsid w:val="006D6A77"/>
    <w:rsid w:val="006E0371"/>
    <w:rsid w:val="006E168E"/>
    <w:rsid w:val="006E1729"/>
    <w:rsid w:val="006E1E75"/>
    <w:rsid w:val="006E2624"/>
    <w:rsid w:val="006E497D"/>
    <w:rsid w:val="006E7A51"/>
    <w:rsid w:val="006F0C77"/>
    <w:rsid w:val="006F0D9A"/>
    <w:rsid w:val="006F1749"/>
    <w:rsid w:val="006F2C6E"/>
    <w:rsid w:val="006F302C"/>
    <w:rsid w:val="006F368F"/>
    <w:rsid w:val="006F39F5"/>
    <w:rsid w:val="006F3E87"/>
    <w:rsid w:val="006F40F6"/>
    <w:rsid w:val="006F49A3"/>
    <w:rsid w:val="006F4B90"/>
    <w:rsid w:val="006F6C41"/>
    <w:rsid w:val="006F6DDE"/>
    <w:rsid w:val="006F7F51"/>
    <w:rsid w:val="00700136"/>
    <w:rsid w:val="00701580"/>
    <w:rsid w:val="00702155"/>
    <w:rsid w:val="00702A5F"/>
    <w:rsid w:val="00702BCB"/>
    <w:rsid w:val="007036FE"/>
    <w:rsid w:val="007062E1"/>
    <w:rsid w:val="00710012"/>
    <w:rsid w:val="00710DE6"/>
    <w:rsid w:val="00713175"/>
    <w:rsid w:val="0071481A"/>
    <w:rsid w:val="00716E51"/>
    <w:rsid w:val="00717C57"/>
    <w:rsid w:val="00717CAB"/>
    <w:rsid w:val="00717DAE"/>
    <w:rsid w:val="007216A4"/>
    <w:rsid w:val="00721E71"/>
    <w:rsid w:val="00722562"/>
    <w:rsid w:val="007244EC"/>
    <w:rsid w:val="007249CD"/>
    <w:rsid w:val="00725284"/>
    <w:rsid w:val="007261F6"/>
    <w:rsid w:val="0072695E"/>
    <w:rsid w:val="00731100"/>
    <w:rsid w:val="00735ADA"/>
    <w:rsid w:val="00736486"/>
    <w:rsid w:val="00736585"/>
    <w:rsid w:val="007367AD"/>
    <w:rsid w:val="00737696"/>
    <w:rsid w:val="0073774C"/>
    <w:rsid w:val="007423D2"/>
    <w:rsid w:val="00742731"/>
    <w:rsid w:val="00742BDB"/>
    <w:rsid w:val="0074444E"/>
    <w:rsid w:val="007454D2"/>
    <w:rsid w:val="00746A48"/>
    <w:rsid w:val="00750289"/>
    <w:rsid w:val="00752E8E"/>
    <w:rsid w:val="00753B9F"/>
    <w:rsid w:val="00754552"/>
    <w:rsid w:val="00754827"/>
    <w:rsid w:val="00754C70"/>
    <w:rsid w:val="00755F3C"/>
    <w:rsid w:val="00756835"/>
    <w:rsid w:val="007570EB"/>
    <w:rsid w:val="007603DB"/>
    <w:rsid w:val="007630AE"/>
    <w:rsid w:val="007637CB"/>
    <w:rsid w:val="00763B6D"/>
    <w:rsid w:val="007643D1"/>
    <w:rsid w:val="007654F0"/>
    <w:rsid w:val="00765631"/>
    <w:rsid w:val="00765761"/>
    <w:rsid w:val="00765906"/>
    <w:rsid w:val="00766E89"/>
    <w:rsid w:val="00772686"/>
    <w:rsid w:val="00772C47"/>
    <w:rsid w:val="00773D46"/>
    <w:rsid w:val="007752A7"/>
    <w:rsid w:val="00776461"/>
    <w:rsid w:val="007769A1"/>
    <w:rsid w:val="0077748C"/>
    <w:rsid w:val="0078097A"/>
    <w:rsid w:val="00781405"/>
    <w:rsid w:val="007821C4"/>
    <w:rsid w:val="007821D0"/>
    <w:rsid w:val="00784AF8"/>
    <w:rsid w:val="00784BBF"/>
    <w:rsid w:val="00785F27"/>
    <w:rsid w:val="00787B39"/>
    <w:rsid w:val="00790075"/>
    <w:rsid w:val="007927BC"/>
    <w:rsid w:val="0079296E"/>
    <w:rsid w:val="00793896"/>
    <w:rsid w:val="00794B86"/>
    <w:rsid w:val="00796BC0"/>
    <w:rsid w:val="00796E1E"/>
    <w:rsid w:val="00797014"/>
    <w:rsid w:val="0079776C"/>
    <w:rsid w:val="007A0BD7"/>
    <w:rsid w:val="007A32CB"/>
    <w:rsid w:val="007A346E"/>
    <w:rsid w:val="007A3C4A"/>
    <w:rsid w:val="007A4385"/>
    <w:rsid w:val="007A5AE5"/>
    <w:rsid w:val="007A5F49"/>
    <w:rsid w:val="007A772B"/>
    <w:rsid w:val="007A795B"/>
    <w:rsid w:val="007B2035"/>
    <w:rsid w:val="007B3B87"/>
    <w:rsid w:val="007B3F3C"/>
    <w:rsid w:val="007B5E7C"/>
    <w:rsid w:val="007B765C"/>
    <w:rsid w:val="007B7795"/>
    <w:rsid w:val="007B7896"/>
    <w:rsid w:val="007C17D5"/>
    <w:rsid w:val="007C39DE"/>
    <w:rsid w:val="007C3A05"/>
    <w:rsid w:val="007C4987"/>
    <w:rsid w:val="007C50FA"/>
    <w:rsid w:val="007D2785"/>
    <w:rsid w:val="007D354A"/>
    <w:rsid w:val="007D35B0"/>
    <w:rsid w:val="007D3D8E"/>
    <w:rsid w:val="007D3E4E"/>
    <w:rsid w:val="007D436F"/>
    <w:rsid w:val="007D4CA0"/>
    <w:rsid w:val="007D4EE3"/>
    <w:rsid w:val="007D7DDA"/>
    <w:rsid w:val="007D7E9D"/>
    <w:rsid w:val="007E1071"/>
    <w:rsid w:val="007E1074"/>
    <w:rsid w:val="007E254B"/>
    <w:rsid w:val="007E27FE"/>
    <w:rsid w:val="007E2B3B"/>
    <w:rsid w:val="007E3A65"/>
    <w:rsid w:val="007E4129"/>
    <w:rsid w:val="007E5C04"/>
    <w:rsid w:val="007E654B"/>
    <w:rsid w:val="007E7335"/>
    <w:rsid w:val="007F0400"/>
    <w:rsid w:val="007F116F"/>
    <w:rsid w:val="007F178E"/>
    <w:rsid w:val="007F1B8D"/>
    <w:rsid w:val="007F2552"/>
    <w:rsid w:val="007F2995"/>
    <w:rsid w:val="007F3F52"/>
    <w:rsid w:val="007F40B2"/>
    <w:rsid w:val="007F47C5"/>
    <w:rsid w:val="007F4F96"/>
    <w:rsid w:val="007F660A"/>
    <w:rsid w:val="007F6C0E"/>
    <w:rsid w:val="00800139"/>
    <w:rsid w:val="00800669"/>
    <w:rsid w:val="00801A46"/>
    <w:rsid w:val="00801AB2"/>
    <w:rsid w:val="008022CA"/>
    <w:rsid w:val="00802FAE"/>
    <w:rsid w:val="008036CA"/>
    <w:rsid w:val="00806B62"/>
    <w:rsid w:val="00807308"/>
    <w:rsid w:val="00807485"/>
    <w:rsid w:val="00807711"/>
    <w:rsid w:val="0081252D"/>
    <w:rsid w:val="00813295"/>
    <w:rsid w:val="008134E7"/>
    <w:rsid w:val="00813AA0"/>
    <w:rsid w:val="008145AE"/>
    <w:rsid w:val="00815805"/>
    <w:rsid w:val="00815C6A"/>
    <w:rsid w:val="00816E25"/>
    <w:rsid w:val="008173BD"/>
    <w:rsid w:val="00817E81"/>
    <w:rsid w:val="00820824"/>
    <w:rsid w:val="008217F1"/>
    <w:rsid w:val="008255F7"/>
    <w:rsid w:val="008269D2"/>
    <w:rsid w:val="008315AF"/>
    <w:rsid w:val="0083192C"/>
    <w:rsid w:val="00832412"/>
    <w:rsid w:val="00832EE5"/>
    <w:rsid w:val="00833355"/>
    <w:rsid w:val="00833A0E"/>
    <w:rsid w:val="00834013"/>
    <w:rsid w:val="00834899"/>
    <w:rsid w:val="008371DD"/>
    <w:rsid w:val="008373EC"/>
    <w:rsid w:val="008377D2"/>
    <w:rsid w:val="0084025A"/>
    <w:rsid w:val="0084074A"/>
    <w:rsid w:val="00842690"/>
    <w:rsid w:val="00843E2C"/>
    <w:rsid w:val="00845846"/>
    <w:rsid w:val="00846A93"/>
    <w:rsid w:val="0084A51A"/>
    <w:rsid w:val="0084C4A2"/>
    <w:rsid w:val="0085068D"/>
    <w:rsid w:val="00850F17"/>
    <w:rsid w:val="00851A6A"/>
    <w:rsid w:val="00854E82"/>
    <w:rsid w:val="00856BD9"/>
    <w:rsid w:val="00856CA7"/>
    <w:rsid w:val="0085717F"/>
    <w:rsid w:val="00857753"/>
    <w:rsid w:val="00860B06"/>
    <w:rsid w:val="0086224F"/>
    <w:rsid w:val="008647FA"/>
    <w:rsid w:val="00864F1A"/>
    <w:rsid w:val="0086503E"/>
    <w:rsid w:val="00865B47"/>
    <w:rsid w:val="00865BED"/>
    <w:rsid w:val="00866C9D"/>
    <w:rsid w:val="0086715B"/>
    <w:rsid w:val="00867471"/>
    <w:rsid w:val="00867AC6"/>
    <w:rsid w:val="008700E2"/>
    <w:rsid w:val="00870697"/>
    <w:rsid w:val="0087116A"/>
    <w:rsid w:val="00872B87"/>
    <w:rsid w:val="00874AED"/>
    <w:rsid w:val="00874F30"/>
    <w:rsid w:val="008753F7"/>
    <w:rsid w:val="00875958"/>
    <w:rsid w:val="008764D6"/>
    <w:rsid w:val="0087731B"/>
    <w:rsid w:val="00877F9B"/>
    <w:rsid w:val="0088191A"/>
    <w:rsid w:val="0088352F"/>
    <w:rsid w:val="00883A80"/>
    <w:rsid w:val="00883E87"/>
    <w:rsid w:val="00884EA6"/>
    <w:rsid w:val="00884EC1"/>
    <w:rsid w:val="0088683B"/>
    <w:rsid w:val="008879A6"/>
    <w:rsid w:val="00890CAD"/>
    <w:rsid w:val="0089150E"/>
    <w:rsid w:val="00891541"/>
    <w:rsid w:val="00892027"/>
    <w:rsid w:val="00892D2A"/>
    <w:rsid w:val="00892EFF"/>
    <w:rsid w:val="00894398"/>
    <w:rsid w:val="0089463A"/>
    <w:rsid w:val="008972BA"/>
    <w:rsid w:val="008A16A7"/>
    <w:rsid w:val="008A1E12"/>
    <w:rsid w:val="008A2286"/>
    <w:rsid w:val="008A301C"/>
    <w:rsid w:val="008A39ED"/>
    <w:rsid w:val="008A6724"/>
    <w:rsid w:val="008B06EF"/>
    <w:rsid w:val="008B1055"/>
    <w:rsid w:val="008B1F37"/>
    <w:rsid w:val="008B29E7"/>
    <w:rsid w:val="008B3507"/>
    <w:rsid w:val="008B4950"/>
    <w:rsid w:val="008B51B5"/>
    <w:rsid w:val="008B70AF"/>
    <w:rsid w:val="008B7478"/>
    <w:rsid w:val="008B76E6"/>
    <w:rsid w:val="008C00C4"/>
    <w:rsid w:val="008C1DDA"/>
    <w:rsid w:val="008C2F04"/>
    <w:rsid w:val="008C2F23"/>
    <w:rsid w:val="008C32E8"/>
    <w:rsid w:val="008C3A95"/>
    <w:rsid w:val="008C5119"/>
    <w:rsid w:val="008C58D5"/>
    <w:rsid w:val="008C6413"/>
    <w:rsid w:val="008C7EAF"/>
    <w:rsid w:val="008D0883"/>
    <w:rsid w:val="008D0BB6"/>
    <w:rsid w:val="008D0E00"/>
    <w:rsid w:val="008D6B28"/>
    <w:rsid w:val="008D773A"/>
    <w:rsid w:val="008E0599"/>
    <w:rsid w:val="008E434B"/>
    <w:rsid w:val="008E4AF8"/>
    <w:rsid w:val="008E4DE7"/>
    <w:rsid w:val="008E7F8B"/>
    <w:rsid w:val="008F05E3"/>
    <w:rsid w:val="008F0637"/>
    <w:rsid w:val="008F0A64"/>
    <w:rsid w:val="008F1E07"/>
    <w:rsid w:val="008F3ABD"/>
    <w:rsid w:val="008F50E5"/>
    <w:rsid w:val="008F6978"/>
    <w:rsid w:val="008F6BEE"/>
    <w:rsid w:val="00902341"/>
    <w:rsid w:val="00905616"/>
    <w:rsid w:val="00905CB8"/>
    <w:rsid w:val="00905E7C"/>
    <w:rsid w:val="00905EB8"/>
    <w:rsid w:val="0090744E"/>
    <w:rsid w:val="009074A8"/>
    <w:rsid w:val="0090759F"/>
    <w:rsid w:val="00910A1B"/>
    <w:rsid w:val="00912C6C"/>
    <w:rsid w:val="0091401D"/>
    <w:rsid w:val="00914438"/>
    <w:rsid w:val="0091449A"/>
    <w:rsid w:val="00915916"/>
    <w:rsid w:val="00915B13"/>
    <w:rsid w:val="00915BEE"/>
    <w:rsid w:val="00916D55"/>
    <w:rsid w:val="00916F85"/>
    <w:rsid w:val="0091796E"/>
    <w:rsid w:val="00920D2F"/>
    <w:rsid w:val="00921581"/>
    <w:rsid w:val="0092301E"/>
    <w:rsid w:val="009232BD"/>
    <w:rsid w:val="00923CB3"/>
    <w:rsid w:val="00924397"/>
    <w:rsid w:val="00924D66"/>
    <w:rsid w:val="0092643A"/>
    <w:rsid w:val="009268EE"/>
    <w:rsid w:val="009311D1"/>
    <w:rsid w:val="00931840"/>
    <w:rsid w:val="00932471"/>
    <w:rsid w:val="00933FAC"/>
    <w:rsid w:val="00934069"/>
    <w:rsid w:val="00934358"/>
    <w:rsid w:val="00934718"/>
    <w:rsid w:val="009364BA"/>
    <w:rsid w:val="00942ADA"/>
    <w:rsid w:val="00944A89"/>
    <w:rsid w:val="00947FBF"/>
    <w:rsid w:val="009502ED"/>
    <w:rsid w:val="009507C3"/>
    <w:rsid w:val="00950951"/>
    <w:rsid w:val="009510BB"/>
    <w:rsid w:val="0095193A"/>
    <w:rsid w:val="00951D6B"/>
    <w:rsid w:val="009521A9"/>
    <w:rsid w:val="00953ABE"/>
    <w:rsid w:val="00954418"/>
    <w:rsid w:val="00954B7D"/>
    <w:rsid w:val="00954EEF"/>
    <w:rsid w:val="00955149"/>
    <w:rsid w:val="00955783"/>
    <w:rsid w:val="009559D9"/>
    <w:rsid w:val="00955B8A"/>
    <w:rsid w:val="00955FD4"/>
    <w:rsid w:val="00956653"/>
    <w:rsid w:val="00956A2E"/>
    <w:rsid w:val="00957531"/>
    <w:rsid w:val="00957711"/>
    <w:rsid w:val="00957AD0"/>
    <w:rsid w:val="009601FD"/>
    <w:rsid w:val="0096020C"/>
    <w:rsid w:val="0096056B"/>
    <w:rsid w:val="00960D1F"/>
    <w:rsid w:val="00961D5F"/>
    <w:rsid w:val="00962C9D"/>
    <w:rsid w:val="0096599D"/>
    <w:rsid w:val="0096676B"/>
    <w:rsid w:val="009735B0"/>
    <w:rsid w:val="00973F37"/>
    <w:rsid w:val="00974017"/>
    <w:rsid w:val="009742D7"/>
    <w:rsid w:val="00974FC7"/>
    <w:rsid w:val="00975157"/>
    <w:rsid w:val="00975CEF"/>
    <w:rsid w:val="00976E37"/>
    <w:rsid w:val="00977226"/>
    <w:rsid w:val="00977554"/>
    <w:rsid w:val="00980106"/>
    <w:rsid w:val="0098082E"/>
    <w:rsid w:val="009813A7"/>
    <w:rsid w:val="00981878"/>
    <w:rsid w:val="00981AFB"/>
    <w:rsid w:val="00981B2D"/>
    <w:rsid w:val="0098330C"/>
    <w:rsid w:val="00984B8B"/>
    <w:rsid w:val="0098652A"/>
    <w:rsid w:val="0099072C"/>
    <w:rsid w:val="0099204A"/>
    <w:rsid w:val="00992058"/>
    <w:rsid w:val="0099298F"/>
    <w:rsid w:val="009934C4"/>
    <w:rsid w:val="00993FB7"/>
    <w:rsid w:val="0099468F"/>
    <w:rsid w:val="00994D5C"/>
    <w:rsid w:val="0099629B"/>
    <w:rsid w:val="00996513"/>
    <w:rsid w:val="009A1362"/>
    <w:rsid w:val="009A196A"/>
    <w:rsid w:val="009A2005"/>
    <w:rsid w:val="009A4221"/>
    <w:rsid w:val="009A53B3"/>
    <w:rsid w:val="009A5CBC"/>
    <w:rsid w:val="009A6544"/>
    <w:rsid w:val="009A65A5"/>
    <w:rsid w:val="009A6D35"/>
    <w:rsid w:val="009A8C7F"/>
    <w:rsid w:val="009B2FA0"/>
    <w:rsid w:val="009B3816"/>
    <w:rsid w:val="009B4771"/>
    <w:rsid w:val="009B4A37"/>
    <w:rsid w:val="009B52EC"/>
    <w:rsid w:val="009B7188"/>
    <w:rsid w:val="009B7707"/>
    <w:rsid w:val="009B78BC"/>
    <w:rsid w:val="009B7951"/>
    <w:rsid w:val="009C059A"/>
    <w:rsid w:val="009C0991"/>
    <w:rsid w:val="009C1286"/>
    <w:rsid w:val="009C161D"/>
    <w:rsid w:val="009C17DF"/>
    <w:rsid w:val="009C52A6"/>
    <w:rsid w:val="009C5C80"/>
    <w:rsid w:val="009C66C4"/>
    <w:rsid w:val="009C75D7"/>
    <w:rsid w:val="009D0E4C"/>
    <w:rsid w:val="009D16BC"/>
    <w:rsid w:val="009D3869"/>
    <w:rsid w:val="009D5046"/>
    <w:rsid w:val="009D5E93"/>
    <w:rsid w:val="009D74DF"/>
    <w:rsid w:val="009E05F1"/>
    <w:rsid w:val="009E06D9"/>
    <w:rsid w:val="009E09A3"/>
    <w:rsid w:val="009E0A21"/>
    <w:rsid w:val="009E0FBF"/>
    <w:rsid w:val="009E111D"/>
    <w:rsid w:val="009E13BE"/>
    <w:rsid w:val="009E27F9"/>
    <w:rsid w:val="009E2FBD"/>
    <w:rsid w:val="009E3FB6"/>
    <w:rsid w:val="009E5138"/>
    <w:rsid w:val="009E570D"/>
    <w:rsid w:val="009E6EA6"/>
    <w:rsid w:val="009E7AB6"/>
    <w:rsid w:val="009F1456"/>
    <w:rsid w:val="009F210C"/>
    <w:rsid w:val="009F48FD"/>
    <w:rsid w:val="009F4D92"/>
    <w:rsid w:val="009F4DDE"/>
    <w:rsid w:val="009F4F4F"/>
    <w:rsid w:val="009F5479"/>
    <w:rsid w:val="009F682B"/>
    <w:rsid w:val="009F6A1A"/>
    <w:rsid w:val="009F74EE"/>
    <w:rsid w:val="00A021EB"/>
    <w:rsid w:val="00A0228E"/>
    <w:rsid w:val="00A025D8"/>
    <w:rsid w:val="00A043EB"/>
    <w:rsid w:val="00A05735"/>
    <w:rsid w:val="00A05BE0"/>
    <w:rsid w:val="00A068C2"/>
    <w:rsid w:val="00A06A3E"/>
    <w:rsid w:val="00A117FE"/>
    <w:rsid w:val="00A12835"/>
    <w:rsid w:val="00A12AB3"/>
    <w:rsid w:val="00A1365F"/>
    <w:rsid w:val="00A138EB"/>
    <w:rsid w:val="00A14658"/>
    <w:rsid w:val="00A14B4D"/>
    <w:rsid w:val="00A167DC"/>
    <w:rsid w:val="00A16E99"/>
    <w:rsid w:val="00A20B64"/>
    <w:rsid w:val="00A226DC"/>
    <w:rsid w:val="00A26287"/>
    <w:rsid w:val="00A26C63"/>
    <w:rsid w:val="00A27267"/>
    <w:rsid w:val="00A3083B"/>
    <w:rsid w:val="00A30C94"/>
    <w:rsid w:val="00A31D93"/>
    <w:rsid w:val="00A321FB"/>
    <w:rsid w:val="00A338AA"/>
    <w:rsid w:val="00A35A48"/>
    <w:rsid w:val="00A372F5"/>
    <w:rsid w:val="00A4358B"/>
    <w:rsid w:val="00A44C0E"/>
    <w:rsid w:val="00A467F5"/>
    <w:rsid w:val="00A471FA"/>
    <w:rsid w:val="00A474B9"/>
    <w:rsid w:val="00A47BCC"/>
    <w:rsid w:val="00A51002"/>
    <w:rsid w:val="00A5171E"/>
    <w:rsid w:val="00A52B0D"/>
    <w:rsid w:val="00A52FC5"/>
    <w:rsid w:val="00A533DD"/>
    <w:rsid w:val="00A53585"/>
    <w:rsid w:val="00A541B2"/>
    <w:rsid w:val="00A55DC0"/>
    <w:rsid w:val="00A55EAA"/>
    <w:rsid w:val="00A574CC"/>
    <w:rsid w:val="00A57A91"/>
    <w:rsid w:val="00A57B8A"/>
    <w:rsid w:val="00A60407"/>
    <w:rsid w:val="00A63385"/>
    <w:rsid w:val="00A63DA5"/>
    <w:rsid w:val="00A675FD"/>
    <w:rsid w:val="00A712A0"/>
    <w:rsid w:val="00A753F5"/>
    <w:rsid w:val="00A7618D"/>
    <w:rsid w:val="00A7630B"/>
    <w:rsid w:val="00A8133D"/>
    <w:rsid w:val="00A82A15"/>
    <w:rsid w:val="00A86A0E"/>
    <w:rsid w:val="00A86CA3"/>
    <w:rsid w:val="00A8736A"/>
    <w:rsid w:val="00A87A6C"/>
    <w:rsid w:val="00A90BF8"/>
    <w:rsid w:val="00A9136A"/>
    <w:rsid w:val="00A91B00"/>
    <w:rsid w:val="00A92A88"/>
    <w:rsid w:val="00A93ADD"/>
    <w:rsid w:val="00A96DBF"/>
    <w:rsid w:val="00AA092C"/>
    <w:rsid w:val="00AA0CB3"/>
    <w:rsid w:val="00AA2570"/>
    <w:rsid w:val="00AA3F73"/>
    <w:rsid w:val="00AA4425"/>
    <w:rsid w:val="00AA6531"/>
    <w:rsid w:val="00AA7176"/>
    <w:rsid w:val="00AA72A0"/>
    <w:rsid w:val="00AB07D5"/>
    <w:rsid w:val="00AB2AA1"/>
    <w:rsid w:val="00AB3A8A"/>
    <w:rsid w:val="00AB426D"/>
    <w:rsid w:val="00AB5C59"/>
    <w:rsid w:val="00AC0C5A"/>
    <w:rsid w:val="00AC0CF1"/>
    <w:rsid w:val="00AC30D2"/>
    <w:rsid w:val="00AC406D"/>
    <w:rsid w:val="00AC461D"/>
    <w:rsid w:val="00AC4B4A"/>
    <w:rsid w:val="00AC7AA7"/>
    <w:rsid w:val="00AD111E"/>
    <w:rsid w:val="00AD168C"/>
    <w:rsid w:val="00AD3C51"/>
    <w:rsid w:val="00AD3DFF"/>
    <w:rsid w:val="00AD4D2E"/>
    <w:rsid w:val="00AD4D90"/>
    <w:rsid w:val="00AD5EDE"/>
    <w:rsid w:val="00AD7228"/>
    <w:rsid w:val="00AD7C80"/>
    <w:rsid w:val="00AE00A6"/>
    <w:rsid w:val="00AE0980"/>
    <w:rsid w:val="00AE1E93"/>
    <w:rsid w:val="00AE299E"/>
    <w:rsid w:val="00AE2FAA"/>
    <w:rsid w:val="00AE3975"/>
    <w:rsid w:val="00AE39F5"/>
    <w:rsid w:val="00AE3D5D"/>
    <w:rsid w:val="00AE5442"/>
    <w:rsid w:val="00AE741E"/>
    <w:rsid w:val="00AE7DDE"/>
    <w:rsid w:val="00AF1722"/>
    <w:rsid w:val="00AF1D89"/>
    <w:rsid w:val="00AF1F1E"/>
    <w:rsid w:val="00AF30C6"/>
    <w:rsid w:val="00AF5A0E"/>
    <w:rsid w:val="00B0118B"/>
    <w:rsid w:val="00B01875"/>
    <w:rsid w:val="00B0199F"/>
    <w:rsid w:val="00B020B6"/>
    <w:rsid w:val="00B0263A"/>
    <w:rsid w:val="00B03A5D"/>
    <w:rsid w:val="00B04493"/>
    <w:rsid w:val="00B04535"/>
    <w:rsid w:val="00B05F83"/>
    <w:rsid w:val="00B0673C"/>
    <w:rsid w:val="00B06798"/>
    <w:rsid w:val="00B06908"/>
    <w:rsid w:val="00B06AAC"/>
    <w:rsid w:val="00B06EFE"/>
    <w:rsid w:val="00B06F74"/>
    <w:rsid w:val="00B07A61"/>
    <w:rsid w:val="00B07B68"/>
    <w:rsid w:val="00B07F1A"/>
    <w:rsid w:val="00B11620"/>
    <w:rsid w:val="00B11CFE"/>
    <w:rsid w:val="00B12209"/>
    <w:rsid w:val="00B12543"/>
    <w:rsid w:val="00B12C38"/>
    <w:rsid w:val="00B131F7"/>
    <w:rsid w:val="00B140D6"/>
    <w:rsid w:val="00B14943"/>
    <w:rsid w:val="00B14DC2"/>
    <w:rsid w:val="00B15416"/>
    <w:rsid w:val="00B16E1E"/>
    <w:rsid w:val="00B1700B"/>
    <w:rsid w:val="00B177C9"/>
    <w:rsid w:val="00B17C95"/>
    <w:rsid w:val="00B1A426"/>
    <w:rsid w:val="00B2212E"/>
    <w:rsid w:val="00B22395"/>
    <w:rsid w:val="00B22F11"/>
    <w:rsid w:val="00B23BAB"/>
    <w:rsid w:val="00B23F98"/>
    <w:rsid w:val="00B25A0E"/>
    <w:rsid w:val="00B260E5"/>
    <w:rsid w:val="00B304A7"/>
    <w:rsid w:val="00B3082D"/>
    <w:rsid w:val="00B31AB9"/>
    <w:rsid w:val="00B32497"/>
    <w:rsid w:val="00B334DF"/>
    <w:rsid w:val="00B33FB9"/>
    <w:rsid w:val="00B34389"/>
    <w:rsid w:val="00B34619"/>
    <w:rsid w:val="00B34D8A"/>
    <w:rsid w:val="00B35B1A"/>
    <w:rsid w:val="00B369E2"/>
    <w:rsid w:val="00B37E4E"/>
    <w:rsid w:val="00B404E5"/>
    <w:rsid w:val="00B4051A"/>
    <w:rsid w:val="00B41E97"/>
    <w:rsid w:val="00B421C8"/>
    <w:rsid w:val="00B4266B"/>
    <w:rsid w:val="00B44C5C"/>
    <w:rsid w:val="00B4559B"/>
    <w:rsid w:val="00B51366"/>
    <w:rsid w:val="00B5168A"/>
    <w:rsid w:val="00B52654"/>
    <w:rsid w:val="00B52C35"/>
    <w:rsid w:val="00B53CE0"/>
    <w:rsid w:val="00B549D5"/>
    <w:rsid w:val="00B556A1"/>
    <w:rsid w:val="00B56794"/>
    <w:rsid w:val="00B576D0"/>
    <w:rsid w:val="00B57C7C"/>
    <w:rsid w:val="00B615BF"/>
    <w:rsid w:val="00B621F8"/>
    <w:rsid w:val="00B62311"/>
    <w:rsid w:val="00B62B61"/>
    <w:rsid w:val="00B66A7E"/>
    <w:rsid w:val="00B676A5"/>
    <w:rsid w:val="00B70BE1"/>
    <w:rsid w:val="00B715B7"/>
    <w:rsid w:val="00B729F2"/>
    <w:rsid w:val="00B73C77"/>
    <w:rsid w:val="00B781AE"/>
    <w:rsid w:val="00B82415"/>
    <w:rsid w:val="00B82C09"/>
    <w:rsid w:val="00B84BC5"/>
    <w:rsid w:val="00B850F1"/>
    <w:rsid w:val="00B8516A"/>
    <w:rsid w:val="00B852F2"/>
    <w:rsid w:val="00B85B34"/>
    <w:rsid w:val="00B865E4"/>
    <w:rsid w:val="00B869E2"/>
    <w:rsid w:val="00B90867"/>
    <w:rsid w:val="00B9088D"/>
    <w:rsid w:val="00B90FFE"/>
    <w:rsid w:val="00B913CE"/>
    <w:rsid w:val="00B916BA"/>
    <w:rsid w:val="00B939CE"/>
    <w:rsid w:val="00B9454B"/>
    <w:rsid w:val="00B9464C"/>
    <w:rsid w:val="00B951D2"/>
    <w:rsid w:val="00B95538"/>
    <w:rsid w:val="00B962F5"/>
    <w:rsid w:val="00B96436"/>
    <w:rsid w:val="00B96C38"/>
    <w:rsid w:val="00B96F33"/>
    <w:rsid w:val="00B96F99"/>
    <w:rsid w:val="00B9783D"/>
    <w:rsid w:val="00B97921"/>
    <w:rsid w:val="00BA0149"/>
    <w:rsid w:val="00BA2B21"/>
    <w:rsid w:val="00BA2EF7"/>
    <w:rsid w:val="00BA44D3"/>
    <w:rsid w:val="00BA4A5C"/>
    <w:rsid w:val="00BA6A98"/>
    <w:rsid w:val="00BA7069"/>
    <w:rsid w:val="00BA7D22"/>
    <w:rsid w:val="00BB1A96"/>
    <w:rsid w:val="00BB1AE7"/>
    <w:rsid w:val="00BB1B1B"/>
    <w:rsid w:val="00BB1D6C"/>
    <w:rsid w:val="00BB2D17"/>
    <w:rsid w:val="00BB4DF7"/>
    <w:rsid w:val="00BB513E"/>
    <w:rsid w:val="00BB56B8"/>
    <w:rsid w:val="00BB5DCD"/>
    <w:rsid w:val="00BB6638"/>
    <w:rsid w:val="00BB6994"/>
    <w:rsid w:val="00BB725A"/>
    <w:rsid w:val="00BB792C"/>
    <w:rsid w:val="00BC0656"/>
    <w:rsid w:val="00BC0AEE"/>
    <w:rsid w:val="00BC161F"/>
    <w:rsid w:val="00BC2AD1"/>
    <w:rsid w:val="00BC2CC4"/>
    <w:rsid w:val="00BC3338"/>
    <w:rsid w:val="00BC448E"/>
    <w:rsid w:val="00BC4CD3"/>
    <w:rsid w:val="00BC509F"/>
    <w:rsid w:val="00BC524C"/>
    <w:rsid w:val="00BC56D7"/>
    <w:rsid w:val="00BC5A68"/>
    <w:rsid w:val="00BC64A2"/>
    <w:rsid w:val="00BC79E1"/>
    <w:rsid w:val="00BD04E5"/>
    <w:rsid w:val="00BD0E2D"/>
    <w:rsid w:val="00BD2123"/>
    <w:rsid w:val="00BD3CF6"/>
    <w:rsid w:val="00BD4AF4"/>
    <w:rsid w:val="00BD51E5"/>
    <w:rsid w:val="00BD641D"/>
    <w:rsid w:val="00BD6C71"/>
    <w:rsid w:val="00BE0253"/>
    <w:rsid w:val="00BE1665"/>
    <w:rsid w:val="00BE23CB"/>
    <w:rsid w:val="00BE283F"/>
    <w:rsid w:val="00BE4E34"/>
    <w:rsid w:val="00BE4E9C"/>
    <w:rsid w:val="00BE70DA"/>
    <w:rsid w:val="00BE7943"/>
    <w:rsid w:val="00BE7C93"/>
    <w:rsid w:val="00BF1556"/>
    <w:rsid w:val="00BF2FDE"/>
    <w:rsid w:val="00BF48C4"/>
    <w:rsid w:val="00BF50AB"/>
    <w:rsid w:val="00BF636A"/>
    <w:rsid w:val="00BF6942"/>
    <w:rsid w:val="00BF6A1A"/>
    <w:rsid w:val="00BF6C9E"/>
    <w:rsid w:val="00BF7345"/>
    <w:rsid w:val="00BF79BE"/>
    <w:rsid w:val="00C0066F"/>
    <w:rsid w:val="00C01ABF"/>
    <w:rsid w:val="00C024B4"/>
    <w:rsid w:val="00C031C4"/>
    <w:rsid w:val="00C04AA7"/>
    <w:rsid w:val="00C04B4A"/>
    <w:rsid w:val="00C05B00"/>
    <w:rsid w:val="00C06105"/>
    <w:rsid w:val="00C064DB"/>
    <w:rsid w:val="00C07204"/>
    <w:rsid w:val="00C10F5E"/>
    <w:rsid w:val="00C112DD"/>
    <w:rsid w:val="00C12AEC"/>
    <w:rsid w:val="00C1364C"/>
    <w:rsid w:val="00C15D4C"/>
    <w:rsid w:val="00C16732"/>
    <w:rsid w:val="00C18CAB"/>
    <w:rsid w:val="00C2018A"/>
    <w:rsid w:val="00C20F5D"/>
    <w:rsid w:val="00C215F5"/>
    <w:rsid w:val="00C22693"/>
    <w:rsid w:val="00C22978"/>
    <w:rsid w:val="00C237AF"/>
    <w:rsid w:val="00C248CA"/>
    <w:rsid w:val="00C24A15"/>
    <w:rsid w:val="00C25474"/>
    <w:rsid w:val="00C263AA"/>
    <w:rsid w:val="00C26D0B"/>
    <w:rsid w:val="00C2714B"/>
    <w:rsid w:val="00C34972"/>
    <w:rsid w:val="00C3594B"/>
    <w:rsid w:val="00C37099"/>
    <w:rsid w:val="00C3732E"/>
    <w:rsid w:val="00C375CC"/>
    <w:rsid w:val="00C378BD"/>
    <w:rsid w:val="00C37947"/>
    <w:rsid w:val="00C405FC"/>
    <w:rsid w:val="00C416A5"/>
    <w:rsid w:val="00C41BCE"/>
    <w:rsid w:val="00C420FE"/>
    <w:rsid w:val="00C42CA4"/>
    <w:rsid w:val="00C430EB"/>
    <w:rsid w:val="00C43B12"/>
    <w:rsid w:val="00C44A6A"/>
    <w:rsid w:val="00C45023"/>
    <w:rsid w:val="00C454D3"/>
    <w:rsid w:val="00C459B3"/>
    <w:rsid w:val="00C45F48"/>
    <w:rsid w:val="00C47879"/>
    <w:rsid w:val="00C5006C"/>
    <w:rsid w:val="00C50952"/>
    <w:rsid w:val="00C5207E"/>
    <w:rsid w:val="00C5211D"/>
    <w:rsid w:val="00C5347E"/>
    <w:rsid w:val="00C54DFC"/>
    <w:rsid w:val="00C553B7"/>
    <w:rsid w:val="00C559FE"/>
    <w:rsid w:val="00C565FB"/>
    <w:rsid w:val="00C56711"/>
    <w:rsid w:val="00C573F2"/>
    <w:rsid w:val="00C64236"/>
    <w:rsid w:val="00C6637D"/>
    <w:rsid w:val="00C66F70"/>
    <w:rsid w:val="00C66FED"/>
    <w:rsid w:val="00C72A40"/>
    <w:rsid w:val="00C73E07"/>
    <w:rsid w:val="00C74212"/>
    <w:rsid w:val="00C75E42"/>
    <w:rsid w:val="00C765FA"/>
    <w:rsid w:val="00C77AA3"/>
    <w:rsid w:val="00C77F2E"/>
    <w:rsid w:val="00C800AC"/>
    <w:rsid w:val="00C81296"/>
    <w:rsid w:val="00C8283E"/>
    <w:rsid w:val="00C82CF8"/>
    <w:rsid w:val="00C82F19"/>
    <w:rsid w:val="00C834FE"/>
    <w:rsid w:val="00C86907"/>
    <w:rsid w:val="00C87734"/>
    <w:rsid w:val="00C91126"/>
    <w:rsid w:val="00C9144B"/>
    <w:rsid w:val="00C91769"/>
    <w:rsid w:val="00C92226"/>
    <w:rsid w:val="00C9311A"/>
    <w:rsid w:val="00C93828"/>
    <w:rsid w:val="00C951DD"/>
    <w:rsid w:val="00C95277"/>
    <w:rsid w:val="00C95919"/>
    <w:rsid w:val="00C95CCA"/>
    <w:rsid w:val="00C95F46"/>
    <w:rsid w:val="00C97755"/>
    <w:rsid w:val="00CA0A63"/>
    <w:rsid w:val="00CA3219"/>
    <w:rsid w:val="00CA5748"/>
    <w:rsid w:val="00CA5814"/>
    <w:rsid w:val="00CA5AFA"/>
    <w:rsid w:val="00CA6C19"/>
    <w:rsid w:val="00CA7C2B"/>
    <w:rsid w:val="00CB12D1"/>
    <w:rsid w:val="00CB13AB"/>
    <w:rsid w:val="00CB15AB"/>
    <w:rsid w:val="00CB252C"/>
    <w:rsid w:val="00CB2829"/>
    <w:rsid w:val="00CB37FF"/>
    <w:rsid w:val="00CB4BB1"/>
    <w:rsid w:val="00CB7DBB"/>
    <w:rsid w:val="00CB7E90"/>
    <w:rsid w:val="00CC071E"/>
    <w:rsid w:val="00CC09AD"/>
    <w:rsid w:val="00CC20D9"/>
    <w:rsid w:val="00CC351B"/>
    <w:rsid w:val="00CC359B"/>
    <w:rsid w:val="00CC4162"/>
    <w:rsid w:val="00CC434F"/>
    <w:rsid w:val="00CC473A"/>
    <w:rsid w:val="00CC5960"/>
    <w:rsid w:val="00CC64B2"/>
    <w:rsid w:val="00CC7CB5"/>
    <w:rsid w:val="00CD0671"/>
    <w:rsid w:val="00CD0E61"/>
    <w:rsid w:val="00CD1571"/>
    <w:rsid w:val="00CD1AA5"/>
    <w:rsid w:val="00CD1B37"/>
    <w:rsid w:val="00CD3346"/>
    <w:rsid w:val="00CD5A5C"/>
    <w:rsid w:val="00CD5E1D"/>
    <w:rsid w:val="00CE1138"/>
    <w:rsid w:val="00CE1B38"/>
    <w:rsid w:val="00CE2803"/>
    <w:rsid w:val="00CE3134"/>
    <w:rsid w:val="00CE5612"/>
    <w:rsid w:val="00CE5F48"/>
    <w:rsid w:val="00CE6C66"/>
    <w:rsid w:val="00CE7652"/>
    <w:rsid w:val="00CE79E1"/>
    <w:rsid w:val="00CF06C5"/>
    <w:rsid w:val="00CF0C52"/>
    <w:rsid w:val="00CF1301"/>
    <w:rsid w:val="00CF1F5F"/>
    <w:rsid w:val="00CF2243"/>
    <w:rsid w:val="00CF30B1"/>
    <w:rsid w:val="00CF34CD"/>
    <w:rsid w:val="00CF4CD3"/>
    <w:rsid w:val="00CF6DB6"/>
    <w:rsid w:val="00D00442"/>
    <w:rsid w:val="00D00E32"/>
    <w:rsid w:val="00D01A4B"/>
    <w:rsid w:val="00D01CA1"/>
    <w:rsid w:val="00D03918"/>
    <w:rsid w:val="00D0484E"/>
    <w:rsid w:val="00D05D69"/>
    <w:rsid w:val="00D07DFC"/>
    <w:rsid w:val="00D07E7F"/>
    <w:rsid w:val="00D11C85"/>
    <w:rsid w:val="00D1375D"/>
    <w:rsid w:val="00D13EC1"/>
    <w:rsid w:val="00D162B5"/>
    <w:rsid w:val="00D16F88"/>
    <w:rsid w:val="00D174E3"/>
    <w:rsid w:val="00D20069"/>
    <w:rsid w:val="00D21420"/>
    <w:rsid w:val="00D23BD2"/>
    <w:rsid w:val="00D24692"/>
    <w:rsid w:val="00D262EF"/>
    <w:rsid w:val="00D2639C"/>
    <w:rsid w:val="00D2655A"/>
    <w:rsid w:val="00D27D7C"/>
    <w:rsid w:val="00D3321F"/>
    <w:rsid w:val="00D33C36"/>
    <w:rsid w:val="00D357C9"/>
    <w:rsid w:val="00D368E5"/>
    <w:rsid w:val="00D40BF3"/>
    <w:rsid w:val="00D418E6"/>
    <w:rsid w:val="00D41970"/>
    <w:rsid w:val="00D41A19"/>
    <w:rsid w:val="00D41ADF"/>
    <w:rsid w:val="00D429CE"/>
    <w:rsid w:val="00D4317C"/>
    <w:rsid w:val="00D43452"/>
    <w:rsid w:val="00D439C1"/>
    <w:rsid w:val="00D44B0D"/>
    <w:rsid w:val="00D45A38"/>
    <w:rsid w:val="00D46706"/>
    <w:rsid w:val="00D46D29"/>
    <w:rsid w:val="00D47C96"/>
    <w:rsid w:val="00D50624"/>
    <w:rsid w:val="00D5099D"/>
    <w:rsid w:val="00D526BD"/>
    <w:rsid w:val="00D52E6F"/>
    <w:rsid w:val="00D53F45"/>
    <w:rsid w:val="00D546B8"/>
    <w:rsid w:val="00D54774"/>
    <w:rsid w:val="00D55A21"/>
    <w:rsid w:val="00D56794"/>
    <w:rsid w:val="00D56B46"/>
    <w:rsid w:val="00D57431"/>
    <w:rsid w:val="00D60B69"/>
    <w:rsid w:val="00D60C2D"/>
    <w:rsid w:val="00D60FA4"/>
    <w:rsid w:val="00D6120D"/>
    <w:rsid w:val="00D61782"/>
    <w:rsid w:val="00D67F05"/>
    <w:rsid w:val="00D714D1"/>
    <w:rsid w:val="00D71E20"/>
    <w:rsid w:val="00D72AC7"/>
    <w:rsid w:val="00D740F2"/>
    <w:rsid w:val="00D74C9B"/>
    <w:rsid w:val="00D76FE7"/>
    <w:rsid w:val="00D7740E"/>
    <w:rsid w:val="00D77DBA"/>
    <w:rsid w:val="00D77EE4"/>
    <w:rsid w:val="00D80AC9"/>
    <w:rsid w:val="00D8182F"/>
    <w:rsid w:val="00D81BD4"/>
    <w:rsid w:val="00D824F8"/>
    <w:rsid w:val="00D82C93"/>
    <w:rsid w:val="00D83528"/>
    <w:rsid w:val="00D8431C"/>
    <w:rsid w:val="00D84A50"/>
    <w:rsid w:val="00D85CAA"/>
    <w:rsid w:val="00D86C68"/>
    <w:rsid w:val="00D874E2"/>
    <w:rsid w:val="00D914FC"/>
    <w:rsid w:val="00D92DB6"/>
    <w:rsid w:val="00D92EC1"/>
    <w:rsid w:val="00D94E86"/>
    <w:rsid w:val="00D96E05"/>
    <w:rsid w:val="00D97A5A"/>
    <w:rsid w:val="00DA2525"/>
    <w:rsid w:val="00DA484C"/>
    <w:rsid w:val="00DA5CC3"/>
    <w:rsid w:val="00DA64E6"/>
    <w:rsid w:val="00DA6624"/>
    <w:rsid w:val="00DA6C97"/>
    <w:rsid w:val="00DB10AE"/>
    <w:rsid w:val="00DB12A6"/>
    <w:rsid w:val="00DB440F"/>
    <w:rsid w:val="00DC063C"/>
    <w:rsid w:val="00DC0904"/>
    <w:rsid w:val="00DC0AE3"/>
    <w:rsid w:val="00DC4368"/>
    <w:rsid w:val="00DC4507"/>
    <w:rsid w:val="00DC4ED7"/>
    <w:rsid w:val="00DD07BD"/>
    <w:rsid w:val="00DD0C79"/>
    <w:rsid w:val="00DD107E"/>
    <w:rsid w:val="00DD10DA"/>
    <w:rsid w:val="00DD46F5"/>
    <w:rsid w:val="00DD529B"/>
    <w:rsid w:val="00DD537F"/>
    <w:rsid w:val="00DD6970"/>
    <w:rsid w:val="00DE03ED"/>
    <w:rsid w:val="00DE05ED"/>
    <w:rsid w:val="00DE424F"/>
    <w:rsid w:val="00DE43B9"/>
    <w:rsid w:val="00DE4A57"/>
    <w:rsid w:val="00DE4A68"/>
    <w:rsid w:val="00DE7C0C"/>
    <w:rsid w:val="00DF0403"/>
    <w:rsid w:val="00DF0B08"/>
    <w:rsid w:val="00DF18DF"/>
    <w:rsid w:val="00DF4D0A"/>
    <w:rsid w:val="00DF5090"/>
    <w:rsid w:val="00DF576A"/>
    <w:rsid w:val="00DF5C10"/>
    <w:rsid w:val="00DF5FBA"/>
    <w:rsid w:val="00DF6730"/>
    <w:rsid w:val="00DF6812"/>
    <w:rsid w:val="00DF73B0"/>
    <w:rsid w:val="00DF790B"/>
    <w:rsid w:val="00DF79DF"/>
    <w:rsid w:val="00E004AB"/>
    <w:rsid w:val="00E01DD6"/>
    <w:rsid w:val="00E0753F"/>
    <w:rsid w:val="00E10A63"/>
    <w:rsid w:val="00E1113D"/>
    <w:rsid w:val="00E12AD2"/>
    <w:rsid w:val="00E147A8"/>
    <w:rsid w:val="00E14DEC"/>
    <w:rsid w:val="00E1519B"/>
    <w:rsid w:val="00E1527E"/>
    <w:rsid w:val="00E1537D"/>
    <w:rsid w:val="00E15479"/>
    <w:rsid w:val="00E166B8"/>
    <w:rsid w:val="00E17BED"/>
    <w:rsid w:val="00E22C2A"/>
    <w:rsid w:val="00E23147"/>
    <w:rsid w:val="00E2369A"/>
    <w:rsid w:val="00E23E90"/>
    <w:rsid w:val="00E243FB"/>
    <w:rsid w:val="00E25362"/>
    <w:rsid w:val="00E25454"/>
    <w:rsid w:val="00E271CD"/>
    <w:rsid w:val="00E27B16"/>
    <w:rsid w:val="00E27FC1"/>
    <w:rsid w:val="00E32EF7"/>
    <w:rsid w:val="00E34AF6"/>
    <w:rsid w:val="00E34CB9"/>
    <w:rsid w:val="00E35ED2"/>
    <w:rsid w:val="00E379C2"/>
    <w:rsid w:val="00E422CA"/>
    <w:rsid w:val="00E46FA7"/>
    <w:rsid w:val="00E4780D"/>
    <w:rsid w:val="00E50D54"/>
    <w:rsid w:val="00E54DDA"/>
    <w:rsid w:val="00E54EA4"/>
    <w:rsid w:val="00E56EA6"/>
    <w:rsid w:val="00E601C9"/>
    <w:rsid w:val="00E612EE"/>
    <w:rsid w:val="00E613AA"/>
    <w:rsid w:val="00E6142A"/>
    <w:rsid w:val="00E61989"/>
    <w:rsid w:val="00E654C1"/>
    <w:rsid w:val="00E65A79"/>
    <w:rsid w:val="00E65C13"/>
    <w:rsid w:val="00E66A31"/>
    <w:rsid w:val="00E703A9"/>
    <w:rsid w:val="00E70873"/>
    <w:rsid w:val="00E72115"/>
    <w:rsid w:val="00E73360"/>
    <w:rsid w:val="00E741D0"/>
    <w:rsid w:val="00E75335"/>
    <w:rsid w:val="00E75EEF"/>
    <w:rsid w:val="00E76DE4"/>
    <w:rsid w:val="00E8217B"/>
    <w:rsid w:val="00E83FAA"/>
    <w:rsid w:val="00E85F33"/>
    <w:rsid w:val="00E868C8"/>
    <w:rsid w:val="00E870FE"/>
    <w:rsid w:val="00E876FF"/>
    <w:rsid w:val="00E91278"/>
    <w:rsid w:val="00E91574"/>
    <w:rsid w:val="00E91BEB"/>
    <w:rsid w:val="00E91DC4"/>
    <w:rsid w:val="00E92469"/>
    <w:rsid w:val="00E926B3"/>
    <w:rsid w:val="00E9299D"/>
    <w:rsid w:val="00E92DFF"/>
    <w:rsid w:val="00E9382E"/>
    <w:rsid w:val="00E95426"/>
    <w:rsid w:val="00E954DC"/>
    <w:rsid w:val="00E96769"/>
    <w:rsid w:val="00E9773F"/>
    <w:rsid w:val="00EA107B"/>
    <w:rsid w:val="00EA1B23"/>
    <w:rsid w:val="00EA343B"/>
    <w:rsid w:val="00EA3C1E"/>
    <w:rsid w:val="00EA664F"/>
    <w:rsid w:val="00EA6738"/>
    <w:rsid w:val="00EA6ABF"/>
    <w:rsid w:val="00EB07D2"/>
    <w:rsid w:val="00EB1E52"/>
    <w:rsid w:val="00EB4447"/>
    <w:rsid w:val="00EB4D06"/>
    <w:rsid w:val="00EB5DD1"/>
    <w:rsid w:val="00EB653F"/>
    <w:rsid w:val="00EB7B86"/>
    <w:rsid w:val="00EC0226"/>
    <w:rsid w:val="00EC0B77"/>
    <w:rsid w:val="00EC0E4A"/>
    <w:rsid w:val="00EC141A"/>
    <w:rsid w:val="00EC14ED"/>
    <w:rsid w:val="00EC437D"/>
    <w:rsid w:val="00EC461F"/>
    <w:rsid w:val="00EC49FE"/>
    <w:rsid w:val="00EC5C0B"/>
    <w:rsid w:val="00EC7981"/>
    <w:rsid w:val="00EC837B"/>
    <w:rsid w:val="00ED04CE"/>
    <w:rsid w:val="00ED1795"/>
    <w:rsid w:val="00ED2192"/>
    <w:rsid w:val="00ED2509"/>
    <w:rsid w:val="00ED2782"/>
    <w:rsid w:val="00ED3244"/>
    <w:rsid w:val="00ED3EF0"/>
    <w:rsid w:val="00ED7978"/>
    <w:rsid w:val="00EE0437"/>
    <w:rsid w:val="00EE043E"/>
    <w:rsid w:val="00EE1178"/>
    <w:rsid w:val="00EE299F"/>
    <w:rsid w:val="00EE2C11"/>
    <w:rsid w:val="00EE32D9"/>
    <w:rsid w:val="00EE340D"/>
    <w:rsid w:val="00EE4C6F"/>
    <w:rsid w:val="00EE53D0"/>
    <w:rsid w:val="00EE56C3"/>
    <w:rsid w:val="00EE6567"/>
    <w:rsid w:val="00EE67FF"/>
    <w:rsid w:val="00EE6BA6"/>
    <w:rsid w:val="00EE70EF"/>
    <w:rsid w:val="00EE7687"/>
    <w:rsid w:val="00EF2375"/>
    <w:rsid w:val="00EF403B"/>
    <w:rsid w:val="00EF46DB"/>
    <w:rsid w:val="00EF583A"/>
    <w:rsid w:val="00EF5AC6"/>
    <w:rsid w:val="00EF6E7B"/>
    <w:rsid w:val="00EF737D"/>
    <w:rsid w:val="00EF798B"/>
    <w:rsid w:val="00F00075"/>
    <w:rsid w:val="00F00CF0"/>
    <w:rsid w:val="00F00F6A"/>
    <w:rsid w:val="00F00F82"/>
    <w:rsid w:val="00F017D7"/>
    <w:rsid w:val="00F018C7"/>
    <w:rsid w:val="00F01A8F"/>
    <w:rsid w:val="00F02344"/>
    <w:rsid w:val="00F02BCA"/>
    <w:rsid w:val="00F03289"/>
    <w:rsid w:val="00F07281"/>
    <w:rsid w:val="00F079A7"/>
    <w:rsid w:val="00F07D09"/>
    <w:rsid w:val="00F1034D"/>
    <w:rsid w:val="00F11876"/>
    <w:rsid w:val="00F120DB"/>
    <w:rsid w:val="00F12872"/>
    <w:rsid w:val="00F12ABA"/>
    <w:rsid w:val="00F145EA"/>
    <w:rsid w:val="00F174B9"/>
    <w:rsid w:val="00F17693"/>
    <w:rsid w:val="00F17CD3"/>
    <w:rsid w:val="00F20F7A"/>
    <w:rsid w:val="00F2255A"/>
    <w:rsid w:val="00F23143"/>
    <w:rsid w:val="00F24DDF"/>
    <w:rsid w:val="00F254A2"/>
    <w:rsid w:val="00F25FE8"/>
    <w:rsid w:val="00F261C5"/>
    <w:rsid w:val="00F264C1"/>
    <w:rsid w:val="00F273E6"/>
    <w:rsid w:val="00F27CA7"/>
    <w:rsid w:val="00F30647"/>
    <w:rsid w:val="00F30B1A"/>
    <w:rsid w:val="00F30DEA"/>
    <w:rsid w:val="00F31074"/>
    <w:rsid w:val="00F33FA1"/>
    <w:rsid w:val="00F3724E"/>
    <w:rsid w:val="00F40102"/>
    <w:rsid w:val="00F406C5"/>
    <w:rsid w:val="00F40923"/>
    <w:rsid w:val="00F418C9"/>
    <w:rsid w:val="00F4277C"/>
    <w:rsid w:val="00F42B56"/>
    <w:rsid w:val="00F42E39"/>
    <w:rsid w:val="00F4307B"/>
    <w:rsid w:val="00F44010"/>
    <w:rsid w:val="00F440E7"/>
    <w:rsid w:val="00F50A0F"/>
    <w:rsid w:val="00F5327D"/>
    <w:rsid w:val="00F53A6D"/>
    <w:rsid w:val="00F56A20"/>
    <w:rsid w:val="00F5728C"/>
    <w:rsid w:val="00F6104D"/>
    <w:rsid w:val="00F6186C"/>
    <w:rsid w:val="00F63357"/>
    <w:rsid w:val="00F6366F"/>
    <w:rsid w:val="00F63B03"/>
    <w:rsid w:val="00F6464C"/>
    <w:rsid w:val="00F67208"/>
    <w:rsid w:val="00F67E52"/>
    <w:rsid w:val="00F70680"/>
    <w:rsid w:val="00F712F5"/>
    <w:rsid w:val="00F74A2E"/>
    <w:rsid w:val="00F75012"/>
    <w:rsid w:val="00F76DAC"/>
    <w:rsid w:val="00F77BB0"/>
    <w:rsid w:val="00F808AD"/>
    <w:rsid w:val="00F81D51"/>
    <w:rsid w:val="00F82B3A"/>
    <w:rsid w:val="00F85B9A"/>
    <w:rsid w:val="00F85BA7"/>
    <w:rsid w:val="00F86579"/>
    <w:rsid w:val="00F865E2"/>
    <w:rsid w:val="00F86EC1"/>
    <w:rsid w:val="00F9099F"/>
    <w:rsid w:val="00F925CC"/>
    <w:rsid w:val="00F929F7"/>
    <w:rsid w:val="00F951E4"/>
    <w:rsid w:val="00F95ED4"/>
    <w:rsid w:val="00F965D1"/>
    <w:rsid w:val="00F966A4"/>
    <w:rsid w:val="00FA312D"/>
    <w:rsid w:val="00FA3718"/>
    <w:rsid w:val="00FA6FE9"/>
    <w:rsid w:val="00FB11FB"/>
    <w:rsid w:val="00FB1644"/>
    <w:rsid w:val="00FB2476"/>
    <w:rsid w:val="00FB30C8"/>
    <w:rsid w:val="00FB3E2F"/>
    <w:rsid w:val="00FB5706"/>
    <w:rsid w:val="00FB6A2E"/>
    <w:rsid w:val="00FB7238"/>
    <w:rsid w:val="00FB79D8"/>
    <w:rsid w:val="00FB7E31"/>
    <w:rsid w:val="00FC32B1"/>
    <w:rsid w:val="00FC40E2"/>
    <w:rsid w:val="00FC4CC4"/>
    <w:rsid w:val="00FC4DF5"/>
    <w:rsid w:val="00FC7DF4"/>
    <w:rsid w:val="00FD13F5"/>
    <w:rsid w:val="00FD1701"/>
    <w:rsid w:val="00FD1BD6"/>
    <w:rsid w:val="00FD2B83"/>
    <w:rsid w:val="00FD36A8"/>
    <w:rsid w:val="00FD3F0A"/>
    <w:rsid w:val="00FD4C9E"/>
    <w:rsid w:val="00FD4E8E"/>
    <w:rsid w:val="00FD5211"/>
    <w:rsid w:val="00FD663D"/>
    <w:rsid w:val="00FE0942"/>
    <w:rsid w:val="00FE29A1"/>
    <w:rsid w:val="00FE2F90"/>
    <w:rsid w:val="00FE35D1"/>
    <w:rsid w:val="00FE3F3C"/>
    <w:rsid w:val="00FE6111"/>
    <w:rsid w:val="00FE64A9"/>
    <w:rsid w:val="00FE68DB"/>
    <w:rsid w:val="00FF11C6"/>
    <w:rsid w:val="00FF1B4C"/>
    <w:rsid w:val="00FF2F6F"/>
    <w:rsid w:val="00FF373F"/>
    <w:rsid w:val="00FF4308"/>
    <w:rsid w:val="00FF4922"/>
    <w:rsid w:val="00FF5410"/>
    <w:rsid w:val="00FF602B"/>
    <w:rsid w:val="00FF650D"/>
    <w:rsid w:val="00FF6894"/>
    <w:rsid w:val="00FF72ED"/>
    <w:rsid w:val="00FF7BBE"/>
    <w:rsid w:val="010581DD"/>
    <w:rsid w:val="010898D5"/>
    <w:rsid w:val="0131FDB8"/>
    <w:rsid w:val="01327CF4"/>
    <w:rsid w:val="0155EC89"/>
    <w:rsid w:val="01593C5F"/>
    <w:rsid w:val="015F6831"/>
    <w:rsid w:val="0165BC02"/>
    <w:rsid w:val="0168EDC8"/>
    <w:rsid w:val="016FC18E"/>
    <w:rsid w:val="017DF1DD"/>
    <w:rsid w:val="018A588C"/>
    <w:rsid w:val="01903909"/>
    <w:rsid w:val="0195EB4A"/>
    <w:rsid w:val="01CFE078"/>
    <w:rsid w:val="01D80584"/>
    <w:rsid w:val="01FA638A"/>
    <w:rsid w:val="01FD9E2C"/>
    <w:rsid w:val="020C0308"/>
    <w:rsid w:val="020F9A70"/>
    <w:rsid w:val="0219E4DB"/>
    <w:rsid w:val="022295B3"/>
    <w:rsid w:val="02249E85"/>
    <w:rsid w:val="022DCD4A"/>
    <w:rsid w:val="024D5933"/>
    <w:rsid w:val="024E2826"/>
    <w:rsid w:val="024EAC4D"/>
    <w:rsid w:val="025ABEE2"/>
    <w:rsid w:val="025B3753"/>
    <w:rsid w:val="025F4674"/>
    <w:rsid w:val="026B4CB5"/>
    <w:rsid w:val="02868EC6"/>
    <w:rsid w:val="02AAF4FB"/>
    <w:rsid w:val="02CB4B2D"/>
    <w:rsid w:val="02EB0706"/>
    <w:rsid w:val="02F0518C"/>
    <w:rsid w:val="0316E654"/>
    <w:rsid w:val="038F17C2"/>
    <w:rsid w:val="03934431"/>
    <w:rsid w:val="03A71956"/>
    <w:rsid w:val="03AE5F2E"/>
    <w:rsid w:val="03C68B6C"/>
    <w:rsid w:val="03CCFF8A"/>
    <w:rsid w:val="03D43A6E"/>
    <w:rsid w:val="03DE99E0"/>
    <w:rsid w:val="03E5D9EC"/>
    <w:rsid w:val="03EF025D"/>
    <w:rsid w:val="040AA987"/>
    <w:rsid w:val="04166ED6"/>
    <w:rsid w:val="04295CB5"/>
    <w:rsid w:val="043929A4"/>
    <w:rsid w:val="043B6F3E"/>
    <w:rsid w:val="043E5DE9"/>
    <w:rsid w:val="044C5F00"/>
    <w:rsid w:val="046D0543"/>
    <w:rsid w:val="04902894"/>
    <w:rsid w:val="049DB95B"/>
    <w:rsid w:val="04A326A9"/>
    <w:rsid w:val="04A4EF40"/>
    <w:rsid w:val="04A8D0F1"/>
    <w:rsid w:val="04B0D740"/>
    <w:rsid w:val="04DF1925"/>
    <w:rsid w:val="04E219DA"/>
    <w:rsid w:val="04E6F675"/>
    <w:rsid w:val="04F8E5CF"/>
    <w:rsid w:val="0514763D"/>
    <w:rsid w:val="0523F9C8"/>
    <w:rsid w:val="054F3C96"/>
    <w:rsid w:val="056864F3"/>
    <w:rsid w:val="05703CA5"/>
    <w:rsid w:val="05892A21"/>
    <w:rsid w:val="05AD246E"/>
    <w:rsid w:val="05BFB0D0"/>
    <w:rsid w:val="05C2C838"/>
    <w:rsid w:val="05C912B7"/>
    <w:rsid w:val="05EDA261"/>
    <w:rsid w:val="05F7848C"/>
    <w:rsid w:val="061A9968"/>
    <w:rsid w:val="06371EA6"/>
    <w:rsid w:val="064E8716"/>
    <w:rsid w:val="06507A2B"/>
    <w:rsid w:val="06567007"/>
    <w:rsid w:val="0661FD3F"/>
    <w:rsid w:val="0665F7D6"/>
    <w:rsid w:val="066E18B0"/>
    <w:rsid w:val="06753C3C"/>
    <w:rsid w:val="067D50BB"/>
    <w:rsid w:val="067D5BEC"/>
    <w:rsid w:val="06A28F5F"/>
    <w:rsid w:val="06A8D3EC"/>
    <w:rsid w:val="06B4F602"/>
    <w:rsid w:val="06B95F05"/>
    <w:rsid w:val="06BCFF3D"/>
    <w:rsid w:val="06D6CBEA"/>
    <w:rsid w:val="06D7EC47"/>
    <w:rsid w:val="06D8C8DF"/>
    <w:rsid w:val="06E051BE"/>
    <w:rsid w:val="06EBFE3B"/>
    <w:rsid w:val="0705BEAA"/>
    <w:rsid w:val="0726A821"/>
    <w:rsid w:val="0726E91E"/>
    <w:rsid w:val="0738413A"/>
    <w:rsid w:val="07430082"/>
    <w:rsid w:val="07523D7D"/>
    <w:rsid w:val="075B76C3"/>
    <w:rsid w:val="075F179E"/>
    <w:rsid w:val="07637DF2"/>
    <w:rsid w:val="076DA338"/>
    <w:rsid w:val="0776DE3A"/>
    <w:rsid w:val="07861665"/>
    <w:rsid w:val="079C3F88"/>
    <w:rsid w:val="07B48F51"/>
    <w:rsid w:val="07B669C9"/>
    <w:rsid w:val="07C2E99B"/>
    <w:rsid w:val="07C7086C"/>
    <w:rsid w:val="07CD0F96"/>
    <w:rsid w:val="07E9A78C"/>
    <w:rsid w:val="07F3F1F7"/>
    <w:rsid w:val="07F4C5C3"/>
    <w:rsid w:val="07FCC54C"/>
    <w:rsid w:val="080469E5"/>
    <w:rsid w:val="081DCFAB"/>
    <w:rsid w:val="0833E124"/>
    <w:rsid w:val="085F2D70"/>
    <w:rsid w:val="08824D03"/>
    <w:rsid w:val="0886DD58"/>
    <w:rsid w:val="088E4198"/>
    <w:rsid w:val="08977C14"/>
    <w:rsid w:val="08CD212F"/>
    <w:rsid w:val="08DD73C5"/>
    <w:rsid w:val="08E25815"/>
    <w:rsid w:val="08FE5970"/>
    <w:rsid w:val="093B28CC"/>
    <w:rsid w:val="09452CA4"/>
    <w:rsid w:val="0945B0A0"/>
    <w:rsid w:val="0947F812"/>
    <w:rsid w:val="09523A2A"/>
    <w:rsid w:val="09580A31"/>
    <w:rsid w:val="096399B7"/>
    <w:rsid w:val="096EB213"/>
    <w:rsid w:val="09766CC8"/>
    <w:rsid w:val="097DB2A0"/>
    <w:rsid w:val="098E5ADD"/>
    <w:rsid w:val="09A9BE01"/>
    <w:rsid w:val="09BE8F45"/>
    <w:rsid w:val="09C5E7D6"/>
    <w:rsid w:val="09E29A1F"/>
    <w:rsid w:val="09E658B8"/>
    <w:rsid w:val="09F92B4F"/>
    <w:rsid w:val="09FDCFAC"/>
    <w:rsid w:val="0A0F0584"/>
    <w:rsid w:val="0A18EE9F"/>
    <w:rsid w:val="0A1CED8F"/>
    <w:rsid w:val="0A3231F4"/>
    <w:rsid w:val="0A3C58B5"/>
    <w:rsid w:val="0A46F62E"/>
    <w:rsid w:val="0A5D0609"/>
    <w:rsid w:val="0A7A3EB6"/>
    <w:rsid w:val="0A8A1AB9"/>
    <w:rsid w:val="0A8B506B"/>
    <w:rsid w:val="0A9862F0"/>
    <w:rsid w:val="0AD30604"/>
    <w:rsid w:val="0AEEFB51"/>
    <w:rsid w:val="0AFE828F"/>
    <w:rsid w:val="0AFF6A18"/>
    <w:rsid w:val="0B170381"/>
    <w:rsid w:val="0B29E12A"/>
    <w:rsid w:val="0B3461E4"/>
    <w:rsid w:val="0B3A4937"/>
    <w:rsid w:val="0B3D79CE"/>
    <w:rsid w:val="0B47BA0B"/>
    <w:rsid w:val="0B4B0486"/>
    <w:rsid w:val="0B4F41EF"/>
    <w:rsid w:val="0B513FCB"/>
    <w:rsid w:val="0B6A4ADF"/>
    <w:rsid w:val="0B87C436"/>
    <w:rsid w:val="0BC8A521"/>
    <w:rsid w:val="0C0517CD"/>
    <w:rsid w:val="0C1812E8"/>
    <w:rsid w:val="0C1FEDA0"/>
    <w:rsid w:val="0C2B00DD"/>
    <w:rsid w:val="0C2EEA44"/>
    <w:rsid w:val="0C4801B3"/>
    <w:rsid w:val="0C76F4DC"/>
    <w:rsid w:val="0CAAD721"/>
    <w:rsid w:val="0CB2410D"/>
    <w:rsid w:val="0CBA5EDA"/>
    <w:rsid w:val="0CBC1DD5"/>
    <w:rsid w:val="0CC7BA2B"/>
    <w:rsid w:val="0CD7D4A3"/>
    <w:rsid w:val="0CE01E2C"/>
    <w:rsid w:val="0CE6877B"/>
    <w:rsid w:val="0D0BB7F9"/>
    <w:rsid w:val="0D0C8CDA"/>
    <w:rsid w:val="0D1573C1"/>
    <w:rsid w:val="0D2ED717"/>
    <w:rsid w:val="0D37862E"/>
    <w:rsid w:val="0D3E0E1D"/>
    <w:rsid w:val="0D4631AC"/>
    <w:rsid w:val="0D50667F"/>
    <w:rsid w:val="0D723D0D"/>
    <w:rsid w:val="0D870E51"/>
    <w:rsid w:val="0DAB192B"/>
    <w:rsid w:val="0DB306B1"/>
    <w:rsid w:val="0DB52299"/>
    <w:rsid w:val="0DDC3498"/>
    <w:rsid w:val="0DE329CC"/>
    <w:rsid w:val="0DF738B9"/>
    <w:rsid w:val="0DFD5F18"/>
    <w:rsid w:val="0E04D7C1"/>
    <w:rsid w:val="0E222FEF"/>
    <w:rsid w:val="0E2FE216"/>
    <w:rsid w:val="0E30C933"/>
    <w:rsid w:val="0E31A272"/>
    <w:rsid w:val="0E435226"/>
    <w:rsid w:val="0E8185DC"/>
    <w:rsid w:val="0E828E58"/>
    <w:rsid w:val="0E8C6F73"/>
    <w:rsid w:val="0E901C1C"/>
    <w:rsid w:val="0E9564FF"/>
    <w:rsid w:val="0EA23DD4"/>
    <w:rsid w:val="0EC2E563"/>
    <w:rsid w:val="0ECCAA4E"/>
    <w:rsid w:val="0EDE4367"/>
    <w:rsid w:val="0EEB63A3"/>
    <w:rsid w:val="0F350CA5"/>
    <w:rsid w:val="0F38F60C"/>
    <w:rsid w:val="0F426B3F"/>
    <w:rsid w:val="0F4D0612"/>
    <w:rsid w:val="0F545B25"/>
    <w:rsid w:val="0F623CF8"/>
    <w:rsid w:val="0F63739F"/>
    <w:rsid w:val="0F6CF6A2"/>
    <w:rsid w:val="0F6EADE3"/>
    <w:rsid w:val="0F8DE2B7"/>
    <w:rsid w:val="0F946D30"/>
    <w:rsid w:val="0F9CE97C"/>
    <w:rsid w:val="0FAD943B"/>
    <w:rsid w:val="0FCA4106"/>
    <w:rsid w:val="0FD2DB3B"/>
    <w:rsid w:val="0FD73A06"/>
    <w:rsid w:val="0FDF4C14"/>
    <w:rsid w:val="1013A34A"/>
    <w:rsid w:val="1025CAAC"/>
    <w:rsid w:val="102AC7D6"/>
    <w:rsid w:val="1038A9A9"/>
    <w:rsid w:val="104E1163"/>
    <w:rsid w:val="107060D5"/>
    <w:rsid w:val="107A786F"/>
    <w:rsid w:val="109C1644"/>
    <w:rsid w:val="10A56450"/>
    <w:rsid w:val="10B03577"/>
    <w:rsid w:val="10BE7A9F"/>
    <w:rsid w:val="10C25910"/>
    <w:rsid w:val="10CA8EAA"/>
    <w:rsid w:val="10EF7173"/>
    <w:rsid w:val="10F73A41"/>
    <w:rsid w:val="10F7AB5A"/>
    <w:rsid w:val="10FC05F4"/>
    <w:rsid w:val="10FF7106"/>
    <w:rsid w:val="110285B9"/>
    <w:rsid w:val="111F971E"/>
    <w:rsid w:val="1131E033"/>
    <w:rsid w:val="11356481"/>
    <w:rsid w:val="11434AF7"/>
    <w:rsid w:val="11473A85"/>
    <w:rsid w:val="1150E520"/>
    <w:rsid w:val="118E86FC"/>
    <w:rsid w:val="1190D19D"/>
    <w:rsid w:val="11A38B11"/>
    <w:rsid w:val="11B6B4CA"/>
    <w:rsid w:val="11C0C67B"/>
    <w:rsid w:val="11CD23FC"/>
    <w:rsid w:val="11E25AE2"/>
    <w:rsid w:val="11E61178"/>
    <w:rsid w:val="11F2DBA6"/>
    <w:rsid w:val="11FA217E"/>
    <w:rsid w:val="11FC1628"/>
    <w:rsid w:val="11FC7361"/>
    <w:rsid w:val="120ED475"/>
    <w:rsid w:val="121530BC"/>
    <w:rsid w:val="121EBEA7"/>
    <w:rsid w:val="1220BB9E"/>
    <w:rsid w:val="1235AD24"/>
    <w:rsid w:val="12522CF6"/>
    <w:rsid w:val="125FD58D"/>
    <w:rsid w:val="12653340"/>
    <w:rsid w:val="127E7022"/>
    <w:rsid w:val="127EEFF0"/>
    <w:rsid w:val="127FF512"/>
    <w:rsid w:val="128072F8"/>
    <w:rsid w:val="128092C2"/>
    <w:rsid w:val="12A6C273"/>
    <w:rsid w:val="12C8F2CF"/>
    <w:rsid w:val="12C94857"/>
    <w:rsid w:val="12E51ED2"/>
    <w:rsid w:val="12FF587E"/>
    <w:rsid w:val="132D90DA"/>
    <w:rsid w:val="1345CB44"/>
    <w:rsid w:val="136C9516"/>
    <w:rsid w:val="13742C1C"/>
    <w:rsid w:val="1389344E"/>
    <w:rsid w:val="13977311"/>
    <w:rsid w:val="13A32D13"/>
    <w:rsid w:val="13AF24D4"/>
    <w:rsid w:val="13BC31C6"/>
    <w:rsid w:val="13C21E7E"/>
    <w:rsid w:val="13C98FFF"/>
    <w:rsid w:val="13CCB28A"/>
    <w:rsid w:val="13D3F862"/>
    <w:rsid w:val="13E49B3D"/>
    <w:rsid w:val="1401B722"/>
    <w:rsid w:val="14092576"/>
    <w:rsid w:val="1410550D"/>
    <w:rsid w:val="14204464"/>
    <w:rsid w:val="1443AC7E"/>
    <w:rsid w:val="145E4D21"/>
    <w:rsid w:val="1462EDA9"/>
    <w:rsid w:val="1467DE53"/>
    <w:rsid w:val="1476F59F"/>
    <w:rsid w:val="147AEBB9"/>
    <w:rsid w:val="14959D6C"/>
    <w:rsid w:val="14A64C5E"/>
    <w:rsid w:val="14AA6513"/>
    <w:rsid w:val="14AD78FA"/>
    <w:rsid w:val="14B1FF46"/>
    <w:rsid w:val="14BF3657"/>
    <w:rsid w:val="14CA8874"/>
    <w:rsid w:val="14F93BCF"/>
    <w:rsid w:val="1514E29D"/>
    <w:rsid w:val="151ADC0D"/>
    <w:rsid w:val="153C4A14"/>
    <w:rsid w:val="155ABD00"/>
    <w:rsid w:val="156BC09E"/>
    <w:rsid w:val="15728D1E"/>
    <w:rsid w:val="15730ECC"/>
    <w:rsid w:val="1584038A"/>
    <w:rsid w:val="1588FBB8"/>
    <w:rsid w:val="15A39416"/>
    <w:rsid w:val="15C2D35B"/>
    <w:rsid w:val="15C41186"/>
    <w:rsid w:val="15CB1408"/>
    <w:rsid w:val="15D7D770"/>
    <w:rsid w:val="15DACCC8"/>
    <w:rsid w:val="15E917E3"/>
    <w:rsid w:val="15ED6CD7"/>
    <w:rsid w:val="162ED535"/>
    <w:rsid w:val="162F7D46"/>
    <w:rsid w:val="16318117"/>
    <w:rsid w:val="163F8176"/>
    <w:rsid w:val="166C7EF8"/>
    <w:rsid w:val="166D03C8"/>
    <w:rsid w:val="16746C7E"/>
    <w:rsid w:val="16748157"/>
    <w:rsid w:val="168C65EB"/>
    <w:rsid w:val="168E08BD"/>
    <w:rsid w:val="1694F2F1"/>
    <w:rsid w:val="16968CC0"/>
    <w:rsid w:val="169E99CC"/>
    <w:rsid w:val="16A0624E"/>
    <w:rsid w:val="16C60ABD"/>
    <w:rsid w:val="16C67816"/>
    <w:rsid w:val="16C6FECC"/>
    <w:rsid w:val="16DD4D2B"/>
    <w:rsid w:val="16ECCDCF"/>
    <w:rsid w:val="16FE278B"/>
    <w:rsid w:val="16FEBC06"/>
    <w:rsid w:val="1700B901"/>
    <w:rsid w:val="170F3FC7"/>
    <w:rsid w:val="171A36F1"/>
    <w:rsid w:val="1737FC18"/>
    <w:rsid w:val="175FAA73"/>
    <w:rsid w:val="1778DBD3"/>
    <w:rsid w:val="1784B0D2"/>
    <w:rsid w:val="17884FF1"/>
    <w:rsid w:val="179D6B7D"/>
    <w:rsid w:val="18042174"/>
    <w:rsid w:val="1815C0F2"/>
    <w:rsid w:val="18405BBC"/>
    <w:rsid w:val="184655DC"/>
    <w:rsid w:val="1855D2FD"/>
    <w:rsid w:val="1862D41C"/>
    <w:rsid w:val="187A3932"/>
    <w:rsid w:val="188B5E41"/>
    <w:rsid w:val="18A72829"/>
    <w:rsid w:val="18B55A93"/>
    <w:rsid w:val="18B623E1"/>
    <w:rsid w:val="18BD1548"/>
    <w:rsid w:val="18CCD058"/>
    <w:rsid w:val="18E0BE46"/>
    <w:rsid w:val="18EC2DA3"/>
    <w:rsid w:val="18FA247D"/>
    <w:rsid w:val="19154F82"/>
    <w:rsid w:val="192B4F5F"/>
    <w:rsid w:val="193CCAC7"/>
    <w:rsid w:val="196186AB"/>
    <w:rsid w:val="19675A83"/>
    <w:rsid w:val="1973CDD7"/>
    <w:rsid w:val="19801B18"/>
    <w:rsid w:val="198D028E"/>
    <w:rsid w:val="1994288F"/>
    <w:rsid w:val="19AC2219"/>
    <w:rsid w:val="19B07377"/>
    <w:rsid w:val="19BAC3A5"/>
    <w:rsid w:val="19CCACF2"/>
    <w:rsid w:val="19D2ED15"/>
    <w:rsid w:val="19EEE2B3"/>
    <w:rsid w:val="19F039E6"/>
    <w:rsid w:val="1A0BD9F6"/>
    <w:rsid w:val="1A1FC71E"/>
    <w:rsid w:val="1A442D56"/>
    <w:rsid w:val="1A44FFF3"/>
    <w:rsid w:val="1A4FECC9"/>
    <w:rsid w:val="1A541016"/>
    <w:rsid w:val="1A6764A4"/>
    <w:rsid w:val="1A7994EF"/>
    <w:rsid w:val="1A80C581"/>
    <w:rsid w:val="1AA38DDE"/>
    <w:rsid w:val="1AAD0E5E"/>
    <w:rsid w:val="1AAD95E4"/>
    <w:rsid w:val="1AC85DD8"/>
    <w:rsid w:val="1ACA5D42"/>
    <w:rsid w:val="1ACC3AE0"/>
    <w:rsid w:val="1AF03DC8"/>
    <w:rsid w:val="1AFC63F0"/>
    <w:rsid w:val="1B1A3D41"/>
    <w:rsid w:val="1B1C6327"/>
    <w:rsid w:val="1B233151"/>
    <w:rsid w:val="1B3BAE08"/>
    <w:rsid w:val="1B5466F7"/>
    <w:rsid w:val="1B6711C3"/>
    <w:rsid w:val="1B6B5ECA"/>
    <w:rsid w:val="1B80C0DC"/>
    <w:rsid w:val="1BB6E258"/>
    <w:rsid w:val="1BE78322"/>
    <w:rsid w:val="1BEF4470"/>
    <w:rsid w:val="1BF6B15C"/>
    <w:rsid w:val="1C189498"/>
    <w:rsid w:val="1C1B1D11"/>
    <w:rsid w:val="1C539906"/>
    <w:rsid w:val="1C602FC9"/>
    <w:rsid w:val="1C676B3A"/>
    <w:rsid w:val="1C6B9273"/>
    <w:rsid w:val="1C88840E"/>
    <w:rsid w:val="1C8B13C4"/>
    <w:rsid w:val="1CB15E43"/>
    <w:rsid w:val="1CB54EBF"/>
    <w:rsid w:val="1CC4A350"/>
    <w:rsid w:val="1CD6D884"/>
    <w:rsid w:val="1CDB1970"/>
    <w:rsid w:val="1CE3C2DB"/>
    <w:rsid w:val="1D2A05B7"/>
    <w:rsid w:val="1D462271"/>
    <w:rsid w:val="1D50DC1B"/>
    <w:rsid w:val="1D5BFB67"/>
    <w:rsid w:val="1D648508"/>
    <w:rsid w:val="1D9E644D"/>
    <w:rsid w:val="1DAD99A6"/>
    <w:rsid w:val="1DBE4D3B"/>
    <w:rsid w:val="1DC2D08C"/>
    <w:rsid w:val="1DD66700"/>
    <w:rsid w:val="1E15A94E"/>
    <w:rsid w:val="1E4CA767"/>
    <w:rsid w:val="1E6662CF"/>
    <w:rsid w:val="1E8E0E8C"/>
    <w:rsid w:val="1E971AE0"/>
    <w:rsid w:val="1E993D3D"/>
    <w:rsid w:val="1EBBC4E3"/>
    <w:rsid w:val="1ECF9309"/>
    <w:rsid w:val="1EF92503"/>
    <w:rsid w:val="1EFE2A5A"/>
    <w:rsid w:val="1F124A53"/>
    <w:rsid w:val="1F18ADDF"/>
    <w:rsid w:val="1F203717"/>
    <w:rsid w:val="1F29C178"/>
    <w:rsid w:val="1F2AB2FF"/>
    <w:rsid w:val="1F2C3F12"/>
    <w:rsid w:val="1F2C8BB6"/>
    <w:rsid w:val="1F42AC6C"/>
    <w:rsid w:val="1F436DAA"/>
    <w:rsid w:val="1F52AFCD"/>
    <w:rsid w:val="1F5B978A"/>
    <w:rsid w:val="1F87708A"/>
    <w:rsid w:val="1F928FD6"/>
    <w:rsid w:val="1F943857"/>
    <w:rsid w:val="1FA5D4FB"/>
    <w:rsid w:val="1FC8B033"/>
    <w:rsid w:val="1FCD3C5A"/>
    <w:rsid w:val="1FD8FFFE"/>
    <w:rsid w:val="1FF733F4"/>
    <w:rsid w:val="20000599"/>
    <w:rsid w:val="2012BA32"/>
    <w:rsid w:val="203834CC"/>
    <w:rsid w:val="20B16153"/>
    <w:rsid w:val="20B1EBE9"/>
    <w:rsid w:val="20D01586"/>
    <w:rsid w:val="20D10639"/>
    <w:rsid w:val="20D84D9F"/>
    <w:rsid w:val="20E627BC"/>
    <w:rsid w:val="20EE1582"/>
    <w:rsid w:val="20F77CF1"/>
    <w:rsid w:val="2107390A"/>
    <w:rsid w:val="2129456E"/>
    <w:rsid w:val="213B9EFF"/>
    <w:rsid w:val="2178C745"/>
    <w:rsid w:val="219EF7E6"/>
    <w:rsid w:val="21A37BD6"/>
    <w:rsid w:val="21AF4678"/>
    <w:rsid w:val="21CF2195"/>
    <w:rsid w:val="21DB0307"/>
    <w:rsid w:val="21F03CB5"/>
    <w:rsid w:val="21F7EFE6"/>
    <w:rsid w:val="2200E328"/>
    <w:rsid w:val="224BD0EE"/>
    <w:rsid w:val="224DBC4A"/>
    <w:rsid w:val="2257D780"/>
    <w:rsid w:val="226364E5"/>
    <w:rsid w:val="2272EEC5"/>
    <w:rsid w:val="229F5E25"/>
    <w:rsid w:val="22BBDAF7"/>
    <w:rsid w:val="22BF4EB5"/>
    <w:rsid w:val="22CC5BA7"/>
    <w:rsid w:val="22E12CEB"/>
    <w:rsid w:val="22E50ECE"/>
    <w:rsid w:val="22FD81AB"/>
    <w:rsid w:val="230050F5"/>
    <w:rsid w:val="230B8B23"/>
    <w:rsid w:val="2330163F"/>
    <w:rsid w:val="2337A65B"/>
    <w:rsid w:val="235529D0"/>
    <w:rsid w:val="23649F3A"/>
    <w:rsid w:val="2387D993"/>
    <w:rsid w:val="238BD2C1"/>
    <w:rsid w:val="238D9969"/>
    <w:rsid w:val="23E4FCC0"/>
    <w:rsid w:val="23E98F4C"/>
    <w:rsid w:val="23ECA286"/>
    <w:rsid w:val="23EDEB0F"/>
    <w:rsid w:val="24071D02"/>
    <w:rsid w:val="240E95AB"/>
    <w:rsid w:val="24161ACF"/>
    <w:rsid w:val="241DB02A"/>
    <w:rsid w:val="242B9681"/>
    <w:rsid w:val="243A9A21"/>
    <w:rsid w:val="243D464E"/>
    <w:rsid w:val="24464CD7"/>
    <w:rsid w:val="244F3F7F"/>
    <w:rsid w:val="245AAEDC"/>
    <w:rsid w:val="24634629"/>
    <w:rsid w:val="24760CE0"/>
    <w:rsid w:val="24B48E35"/>
    <w:rsid w:val="24BB03CF"/>
    <w:rsid w:val="24BB36A0"/>
    <w:rsid w:val="24C837E9"/>
    <w:rsid w:val="24CFB535"/>
    <w:rsid w:val="24D007E4"/>
    <w:rsid w:val="24DA1C0D"/>
    <w:rsid w:val="24E24F10"/>
    <w:rsid w:val="24EED4C0"/>
    <w:rsid w:val="24FA0671"/>
    <w:rsid w:val="2507085A"/>
    <w:rsid w:val="250BA48B"/>
    <w:rsid w:val="251C2EAB"/>
    <w:rsid w:val="2525F8AD"/>
    <w:rsid w:val="252CFAF6"/>
    <w:rsid w:val="2546FA21"/>
    <w:rsid w:val="254C7991"/>
    <w:rsid w:val="2576B48C"/>
    <w:rsid w:val="25922B03"/>
    <w:rsid w:val="2593C931"/>
    <w:rsid w:val="25C023DB"/>
    <w:rsid w:val="25C46A06"/>
    <w:rsid w:val="25D0E261"/>
    <w:rsid w:val="25D6250A"/>
    <w:rsid w:val="25DF52A3"/>
    <w:rsid w:val="25E240E2"/>
    <w:rsid w:val="25F6B795"/>
    <w:rsid w:val="260124DC"/>
    <w:rsid w:val="2615F87E"/>
    <w:rsid w:val="261D6134"/>
    <w:rsid w:val="262962E0"/>
    <w:rsid w:val="2631EB46"/>
    <w:rsid w:val="2642A99F"/>
    <w:rsid w:val="264A6454"/>
    <w:rsid w:val="264F4575"/>
    <w:rsid w:val="2652A883"/>
    <w:rsid w:val="267BD600"/>
    <w:rsid w:val="26A13556"/>
    <w:rsid w:val="26A67A31"/>
    <w:rsid w:val="26CB6109"/>
    <w:rsid w:val="26CBA015"/>
    <w:rsid w:val="26E0F583"/>
    <w:rsid w:val="26E55A38"/>
    <w:rsid w:val="26F5360B"/>
    <w:rsid w:val="27016944"/>
    <w:rsid w:val="2708D798"/>
    <w:rsid w:val="2718E158"/>
    <w:rsid w:val="2720EE3F"/>
    <w:rsid w:val="27295508"/>
    <w:rsid w:val="272BB2DB"/>
    <w:rsid w:val="273996D4"/>
    <w:rsid w:val="273CECB2"/>
    <w:rsid w:val="273E0CA3"/>
    <w:rsid w:val="27681F3B"/>
    <w:rsid w:val="276884DD"/>
    <w:rsid w:val="279A1039"/>
    <w:rsid w:val="279D779C"/>
    <w:rsid w:val="27AD48FB"/>
    <w:rsid w:val="27C0A2E4"/>
    <w:rsid w:val="27F1EF21"/>
    <w:rsid w:val="27F70547"/>
    <w:rsid w:val="27FC9990"/>
    <w:rsid w:val="27FE26C9"/>
    <w:rsid w:val="2801766C"/>
    <w:rsid w:val="2820C857"/>
    <w:rsid w:val="2844B149"/>
    <w:rsid w:val="284559BD"/>
    <w:rsid w:val="2853F5A3"/>
    <w:rsid w:val="2874E1B8"/>
    <w:rsid w:val="2880C054"/>
    <w:rsid w:val="28B0805D"/>
    <w:rsid w:val="28D30641"/>
    <w:rsid w:val="28EC6432"/>
    <w:rsid w:val="28F31A67"/>
    <w:rsid w:val="28FB18EA"/>
    <w:rsid w:val="28FF3A75"/>
    <w:rsid w:val="29051371"/>
    <w:rsid w:val="291253E1"/>
    <w:rsid w:val="291B28BE"/>
    <w:rsid w:val="292AC566"/>
    <w:rsid w:val="293F993A"/>
    <w:rsid w:val="295C7345"/>
    <w:rsid w:val="29842A87"/>
    <w:rsid w:val="2984AF57"/>
    <w:rsid w:val="298C180D"/>
    <w:rsid w:val="29965639"/>
    <w:rsid w:val="299BF123"/>
    <w:rsid w:val="29A9D0EB"/>
    <w:rsid w:val="29B25EB0"/>
    <w:rsid w:val="29B3EA90"/>
    <w:rsid w:val="29B85235"/>
    <w:rsid w:val="29F6F87C"/>
    <w:rsid w:val="29FAE9F3"/>
    <w:rsid w:val="2A02F41D"/>
    <w:rsid w:val="2A2A024E"/>
    <w:rsid w:val="2A5804A1"/>
    <w:rsid w:val="2A5A9738"/>
    <w:rsid w:val="2A6389E0"/>
    <w:rsid w:val="2A6AAEFF"/>
    <w:rsid w:val="2A775602"/>
    <w:rsid w:val="2A8C1F95"/>
    <w:rsid w:val="2AB91BEB"/>
    <w:rsid w:val="2ABDFAB7"/>
    <w:rsid w:val="2AE78B6B"/>
    <w:rsid w:val="2B01110F"/>
    <w:rsid w:val="2B083E8D"/>
    <w:rsid w:val="2B3D04F6"/>
    <w:rsid w:val="2B41D4E7"/>
    <w:rsid w:val="2B5A6A03"/>
    <w:rsid w:val="2B72A890"/>
    <w:rsid w:val="2B868EA3"/>
    <w:rsid w:val="2BA3AC62"/>
    <w:rsid w:val="2BACCE98"/>
    <w:rsid w:val="2BB14377"/>
    <w:rsid w:val="2BC3BBFE"/>
    <w:rsid w:val="2BE9921B"/>
    <w:rsid w:val="2C064C42"/>
    <w:rsid w:val="2C346E1C"/>
    <w:rsid w:val="2C370D0D"/>
    <w:rsid w:val="2C420C9B"/>
    <w:rsid w:val="2C493DCB"/>
    <w:rsid w:val="2C65FE2A"/>
    <w:rsid w:val="2C76C1B2"/>
    <w:rsid w:val="2C97C6A7"/>
    <w:rsid w:val="2C9EB0DB"/>
    <w:rsid w:val="2CC0C81A"/>
    <w:rsid w:val="2CDC9F34"/>
    <w:rsid w:val="2CF4B703"/>
    <w:rsid w:val="2D1B91C7"/>
    <w:rsid w:val="2D3AA28D"/>
    <w:rsid w:val="2D3E05D2"/>
    <w:rsid w:val="2D5B33DB"/>
    <w:rsid w:val="2D60692A"/>
    <w:rsid w:val="2D625D93"/>
    <w:rsid w:val="2D6481C1"/>
    <w:rsid w:val="2D86B235"/>
    <w:rsid w:val="2D8E6EBC"/>
    <w:rsid w:val="2D9B329C"/>
    <w:rsid w:val="2DADC184"/>
    <w:rsid w:val="2DB04C56"/>
    <w:rsid w:val="2DD4813B"/>
    <w:rsid w:val="2DD52078"/>
    <w:rsid w:val="2DDE1F55"/>
    <w:rsid w:val="2DDF49BF"/>
    <w:rsid w:val="2DE00967"/>
    <w:rsid w:val="2DE6A655"/>
    <w:rsid w:val="2DE869C0"/>
    <w:rsid w:val="2E140F7F"/>
    <w:rsid w:val="2E1F2C2D"/>
    <w:rsid w:val="2E2943C7"/>
    <w:rsid w:val="2E3D4D0F"/>
    <w:rsid w:val="2E5E040E"/>
    <w:rsid w:val="2E74A5B8"/>
    <w:rsid w:val="2E7A33CC"/>
    <w:rsid w:val="2E81DC43"/>
    <w:rsid w:val="2E8E9EAC"/>
    <w:rsid w:val="2E919A21"/>
    <w:rsid w:val="2EA259B3"/>
    <w:rsid w:val="2ED672EE"/>
    <w:rsid w:val="2EDEC701"/>
    <w:rsid w:val="2EEA7C30"/>
    <w:rsid w:val="2EEE5272"/>
    <w:rsid w:val="2F35113A"/>
    <w:rsid w:val="2F537DF9"/>
    <w:rsid w:val="2F710EC3"/>
    <w:rsid w:val="2F7D16E4"/>
    <w:rsid w:val="2F978F2F"/>
    <w:rsid w:val="2F9A17BA"/>
    <w:rsid w:val="2FA02F9D"/>
    <w:rsid w:val="2FC24812"/>
    <w:rsid w:val="2FCCFA4E"/>
    <w:rsid w:val="2FD291AB"/>
    <w:rsid w:val="2FD711E8"/>
    <w:rsid w:val="2FEDDF57"/>
    <w:rsid w:val="3004EE8C"/>
    <w:rsid w:val="3029EAAA"/>
    <w:rsid w:val="3035909D"/>
    <w:rsid w:val="3041B146"/>
    <w:rsid w:val="304376A6"/>
    <w:rsid w:val="30469EB6"/>
    <w:rsid w:val="30551A13"/>
    <w:rsid w:val="305DCE00"/>
    <w:rsid w:val="305EA2E1"/>
    <w:rsid w:val="30737425"/>
    <w:rsid w:val="3075A694"/>
    <w:rsid w:val="307B3691"/>
    <w:rsid w:val="308C99E1"/>
    <w:rsid w:val="30B79137"/>
    <w:rsid w:val="30BF6770"/>
    <w:rsid w:val="30C98350"/>
    <w:rsid w:val="30D92458"/>
    <w:rsid w:val="30D9BD65"/>
    <w:rsid w:val="30DA7C1B"/>
    <w:rsid w:val="30E2E6BB"/>
    <w:rsid w:val="310989DB"/>
    <w:rsid w:val="31309B7C"/>
    <w:rsid w:val="31446F12"/>
    <w:rsid w:val="314C2F8F"/>
    <w:rsid w:val="315762A5"/>
    <w:rsid w:val="315B2BE3"/>
    <w:rsid w:val="3174EDD1"/>
    <w:rsid w:val="318BCB8D"/>
    <w:rsid w:val="31D39BE3"/>
    <w:rsid w:val="31EBC821"/>
    <w:rsid w:val="32035BEC"/>
    <w:rsid w:val="3206262A"/>
    <w:rsid w:val="32120558"/>
    <w:rsid w:val="32299A3E"/>
    <w:rsid w:val="322AA72D"/>
    <w:rsid w:val="32302B75"/>
    <w:rsid w:val="32459054"/>
    <w:rsid w:val="32536198"/>
    <w:rsid w:val="32578F20"/>
    <w:rsid w:val="32735068"/>
    <w:rsid w:val="327D500C"/>
    <w:rsid w:val="328722AC"/>
    <w:rsid w:val="328C9D63"/>
    <w:rsid w:val="3297D641"/>
    <w:rsid w:val="329A0464"/>
    <w:rsid w:val="32A6712C"/>
    <w:rsid w:val="32D526A1"/>
    <w:rsid w:val="32D70616"/>
    <w:rsid w:val="32E0966E"/>
    <w:rsid w:val="32EEFF83"/>
    <w:rsid w:val="33039459"/>
    <w:rsid w:val="33086D89"/>
    <w:rsid w:val="3315DB68"/>
    <w:rsid w:val="332D9C83"/>
    <w:rsid w:val="334CC083"/>
    <w:rsid w:val="3355BF62"/>
    <w:rsid w:val="337588CA"/>
    <w:rsid w:val="3386A52A"/>
    <w:rsid w:val="338D5DDB"/>
    <w:rsid w:val="3392D17A"/>
    <w:rsid w:val="33A9E411"/>
    <w:rsid w:val="33AEDC3F"/>
    <w:rsid w:val="33B43600"/>
    <w:rsid w:val="33BB5C51"/>
    <w:rsid w:val="33C276DC"/>
    <w:rsid w:val="33CA755F"/>
    <w:rsid w:val="33D84CF1"/>
    <w:rsid w:val="34115E27"/>
    <w:rsid w:val="34207724"/>
    <w:rsid w:val="3428935B"/>
    <w:rsid w:val="3430D21F"/>
    <w:rsid w:val="344184E6"/>
    <w:rsid w:val="34626F2F"/>
    <w:rsid w:val="3475FDA5"/>
    <w:rsid w:val="347AD35B"/>
    <w:rsid w:val="34A33D33"/>
    <w:rsid w:val="34B73DA5"/>
    <w:rsid w:val="34C3BAA3"/>
    <w:rsid w:val="34D85FAF"/>
    <w:rsid w:val="34E6CD24"/>
    <w:rsid w:val="3507E844"/>
    <w:rsid w:val="350D9A85"/>
    <w:rsid w:val="35141F58"/>
    <w:rsid w:val="35143585"/>
    <w:rsid w:val="35226BC9"/>
    <w:rsid w:val="353470E9"/>
    <w:rsid w:val="3538277F"/>
    <w:rsid w:val="353DC6EC"/>
    <w:rsid w:val="354E502F"/>
    <w:rsid w:val="356F7E14"/>
    <w:rsid w:val="3570917C"/>
    <w:rsid w:val="35793507"/>
    <w:rsid w:val="3580A7A5"/>
    <w:rsid w:val="35A8ECED"/>
    <w:rsid w:val="35C65B88"/>
    <w:rsid w:val="35C8004D"/>
    <w:rsid w:val="35CDC46B"/>
    <w:rsid w:val="35D362DC"/>
    <w:rsid w:val="35DE352B"/>
    <w:rsid w:val="35F8D87A"/>
    <w:rsid w:val="3617F699"/>
    <w:rsid w:val="36241532"/>
    <w:rsid w:val="3642C797"/>
    <w:rsid w:val="36439997"/>
    <w:rsid w:val="365D297C"/>
    <w:rsid w:val="368D52CF"/>
    <w:rsid w:val="368EA499"/>
    <w:rsid w:val="36A6485B"/>
    <w:rsid w:val="36AD351A"/>
    <w:rsid w:val="36AF95E1"/>
    <w:rsid w:val="36B48937"/>
    <w:rsid w:val="36DAD7E8"/>
    <w:rsid w:val="36E29C86"/>
    <w:rsid w:val="37013ADB"/>
    <w:rsid w:val="370BA1AC"/>
    <w:rsid w:val="370E47CD"/>
    <w:rsid w:val="3728791A"/>
    <w:rsid w:val="3748FEE9"/>
    <w:rsid w:val="3753ADFB"/>
    <w:rsid w:val="3753CD29"/>
    <w:rsid w:val="375C43F6"/>
    <w:rsid w:val="375D5656"/>
    <w:rsid w:val="375DBA7E"/>
    <w:rsid w:val="375FCE09"/>
    <w:rsid w:val="376994CC"/>
    <w:rsid w:val="376F4373"/>
    <w:rsid w:val="37725A6B"/>
    <w:rsid w:val="3775FB81"/>
    <w:rsid w:val="377C2F1B"/>
    <w:rsid w:val="379C876F"/>
    <w:rsid w:val="37B6CE78"/>
    <w:rsid w:val="37CE8A9C"/>
    <w:rsid w:val="37D7DF2F"/>
    <w:rsid w:val="380CA509"/>
    <w:rsid w:val="3819F847"/>
    <w:rsid w:val="3825D0D7"/>
    <w:rsid w:val="383A2C31"/>
    <w:rsid w:val="384276F6"/>
    <w:rsid w:val="3859456D"/>
    <w:rsid w:val="3859EDFD"/>
    <w:rsid w:val="385B7D87"/>
    <w:rsid w:val="386CB33D"/>
    <w:rsid w:val="3896B4D1"/>
    <w:rsid w:val="38BF9376"/>
    <w:rsid w:val="38D61991"/>
    <w:rsid w:val="38DF2D33"/>
    <w:rsid w:val="38E88DF0"/>
    <w:rsid w:val="38F5AA1D"/>
    <w:rsid w:val="38F81457"/>
    <w:rsid w:val="3902361C"/>
    <w:rsid w:val="3905652D"/>
    <w:rsid w:val="3914B691"/>
    <w:rsid w:val="3914E962"/>
    <w:rsid w:val="3929ED77"/>
    <w:rsid w:val="393B417A"/>
    <w:rsid w:val="393EAECE"/>
    <w:rsid w:val="39500244"/>
    <w:rsid w:val="3957EFCA"/>
    <w:rsid w:val="39604343"/>
    <w:rsid w:val="3983DB42"/>
    <w:rsid w:val="398EAAE4"/>
    <w:rsid w:val="39A1C2EE"/>
    <w:rsid w:val="39ABD0D2"/>
    <w:rsid w:val="39BE25C0"/>
    <w:rsid w:val="39BE94FF"/>
    <w:rsid w:val="39D734F7"/>
    <w:rsid w:val="39D983C4"/>
    <w:rsid w:val="39DE7BF2"/>
    <w:rsid w:val="39E07A95"/>
    <w:rsid w:val="39EE5508"/>
    <w:rsid w:val="3A10DAEC"/>
    <w:rsid w:val="3A11D70B"/>
    <w:rsid w:val="3A1914D3"/>
    <w:rsid w:val="3A2E8E43"/>
    <w:rsid w:val="3A400691"/>
    <w:rsid w:val="3A43C537"/>
    <w:rsid w:val="3A503D92"/>
    <w:rsid w:val="3A9501B0"/>
    <w:rsid w:val="3A9A127D"/>
    <w:rsid w:val="3AA30A98"/>
    <w:rsid w:val="3AAFEA7E"/>
    <w:rsid w:val="3AB30443"/>
    <w:rsid w:val="3AC56B29"/>
    <w:rsid w:val="3AEB981D"/>
    <w:rsid w:val="3B0E2C4C"/>
    <w:rsid w:val="3B1477F0"/>
    <w:rsid w:val="3B34F560"/>
    <w:rsid w:val="3B64C001"/>
    <w:rsid w:val="3B67D6F9"/>
    <w:rsid w:val="3B6BA132"/>
    <w:rsid w:val="3BA5AEC9"/>
    <w:rsid w:val="3BB3C0C9"/>
    <w:rsid w:val="3BBA3559"/>
    <w:rsid w:val="3BCC4F39"/>
    <w:rsid w:val="3BCD241A"/>
    <w:rsid w:val="3BD58744"/>
    <w:rsid w:val="3BEFB7AA"/>
    <w:rsid w:val="3BFEEC97"/>
    <w:rsid w:val="3C1301E2"/>
    <w:rsid w:val="3C271F1E"/>
    <w:rsid w:val="3C29E1A5"/>
    <w:rsid w:val="3C32D44D"/>
    <w:rsid w:val="3C3E43AA"/>
    <w:rsid w:val="3C405FEE"/>
    <w:rsid w:val="3C5DBA99"/>
    <w:rsid w:val="3C8023A1"/>
    <w:rsid w:val="3C8A509D"/>
    <w:rsid w:val="3CB80051"/>
    <w:rsid w:val="3CC1A134"/>
    <w:rsid w:val="3CC5E3DE"/>
    <w:rsid w:val="3CCAAC34"/>
    <w:rsid w:val="3D0D6D97"/>
    <w:rsid w:val="3D100351"/>
    <w:rsid w:val="3D7157A5"/>
    <w:rsid w:val="3D763016"/>
    <w:rsid w:val="3D8818DC"/>
    <w:rsid w:val="3D8A0963"/>
    <w:rsid w:val="3DB50A74"/>
    <w:rsid w:val="3DBBFF13"/>
    <w:rsid w:val="3DFD0BEB"/>
    <w:rsid w:val="3E017235"/>
    <w:rsid w:val="3E21106E"/>
    <w:rsid w:val="3E237367"/>
    <w:rsid w:val="3E253A0F"/>
    <w:rsid w:val="3E3B7447"/>
    <w:rsid w:val="3E3CE79F"/>
    <w:rsid w:val="3E41610A"/>
    <w:rsid w:val="3E583C5A"/>
    <w:rsid w:val="3E69750A"/>
    <w:rsid w:val="3E721592"/>
    <w:rsid w:val="3E7EEC1F"/>
    <w:rsid w:val="3E8C6850"/>
    <w:rsid w:val="3EA6F643"/>
    <w:rsid w:val="3EA99050"/>
    <w:rsid w:val="3EAEFC31"/>
    <w:rsid w:val="3ECEEE1B"/>
    <w:rsid w:val="3ED67A72"/>
    <w:rsid w:val="3EE37946"/>
    <w:rsid w:val="3EE40A03"/>
    <w:rsid w:val="3F00EEAC"/>
    <w:rsid w:val="3F08F85F"/>
    <w:rsid w:val="3F22BCDF"/>
    <w:rsid w:val="3F495724"/>
    <w:rsid w:val="3F50DAD5"/>
    <w:rsid w:val="3F6413DD"/>
    <w:rsid w:val="3F65B04C"/>
    <w:rsid w:val="3F6755DB"/>
    <w:rsid w:val="3F7235FC"/>
    <w:rsid w:val="3F898F1B"/>
    <w:rsid w:val="3FA5AF0D"/>
    <w:rsid w:val="3FA6C503"/>
    <w:rsid w:val="3FB30B60"/>
    <w:rsid w:val="3FBEED3B"/>
    <w:rsid w:val="3FDA9A15"/>
    <w:rsid w:val="3FDD29CB"/>
    <w:rsid w:val="3FE6AC1B"/>
    <w:rsid w:val="400C6292"/>
    <w:rsid w:val="4028EE8B"/>
    <w:rsid w:val="402BC6A2"/>
    <w:rsid w:val="402C7D74"/>
    <w:rsid w:val="4061929B"/>
    <w:rsid w:val="407C1BBE"/>
    <w:rsid w:val="409F9DC1"/>
    <w:rsid w:val="40AE116E"/>
    <w:rsid w:val="40B66C90"/>
    <w:rsid w:val="40BEFF48"/>
    <w:rsid w:val="40D2B22B"/>
    <w:rsid w:val="40DA2C91"/>
    <w:rsid w:val="40DFA71A"/>
    <w:rsid w:val="40FFAFAD"/>
    <w:rsid w:val="4100154F"/>
    <w:rsid w:val="4103263C"/>
    <w:rsid w:val="410B13C2"/>
    <w:rsid w:val="41106342"/>
    <w:rsid w:val="413AC1D3"/>
    <w:rsid w:val="4167BF55"/>
    <w:rsid w:val="418A4BCE"/>
    <w:rsid w:val="418FDD1C"/>
    <w:rsid w:val="4195F37E"/>
    <w:rsid w:val="419BA2AB"/>
    <w:rsid w:val="41BB0161"/>
    <w:rsid w:val="41BD42F5"/>
    <w:rsid w:val="41C5F636"/>
    <w:rsid w:val="41D61C5E"/>
    <w:rsid w:val="41EB5344"/>
    <w:rsid w:val="42099779"/>
    <w:rsid w:val="420E8E8C"/>
    <w:rsid w:val="4213BFFF"/>
    <w:rsid w:val="4214C994"/>
    <w:rsid w:val="4242403D"/>
    <w:rsid w:val="4260E840"/>
    <w:rsid w:val="426AC3E6"/>
    <w:rsid w:val="4272F2B2"/>
    <w:rsid w:val="42831FEE"/>
    <w:rsid w:val="429583B1"/>
    <w:rsid w:val="42C8BCD4"/>
    <w:rsid w:val="42CA8604"/>
    <w:rsid w:val="42CCAC70"/>
    <w:rsid w:val="42D98691"/>
    <w:rsid w:val="42E4A5DD"/>
    <w:rsid w:val="42F2C09E"/>
    <w:rsid w:val="431F5261"/>
    <w:rsid w:val="432DB5C5"/>
    <w:rsid w:val="4345E446"/>
    <w:rsid w:val="43687BD8"/>
    <w:rsid w:val="436D78C2"/>
    <w:rsid w:val="436E2E19"/>
    <w:rsid w:val="43982CA6"/>
    <w:rsid w:val="43C2660C"/>
    <w:rsid w:val="43D4E19E"/>
    <w:rsid w:val="43E886AF"/>
    <w:rsid w:val="43F27CBD"/>
    <w:rsid w:val="441B0996"/>
    <w:rsid w:val="44337AC1"/>
    <w:rsid w:val="44449ACA"/>
    <w:rsid w:val="444992F8"/>
    <w:rsid w:val="444C6C60"/>
    <w:rsid w:val="445B1536"/>
    <w:rsid w:val="44635A84"/>
    <w:rsid w:val="4483501C"/>
    <w:rsid w:val="4497BC43"/>
    <w:rsid w:val="449AE169"/>
    <w:rsid w:val="44AC179D"/>
    <w:rsid w:val="44DBC711"/>
    <w:rsid w:val="44EE8379"/>
    <w:rsid w:val="44F43A1A"/>
    <w:rsid w:val="44FDC74E"/>
    <w:rsid w:val="45004B87"/>
    <w:rsid w:val="4523B31D"/>
    <w:rsid w:val="4535C762"/>
    <w:rsid w:val="455BD83C"/>
    <w:rsid w:val="45A3D5A4"/>
    <w:rsid w:val="45B6C7A8"/>
    <w:rsid w:val="45BC42BD"/>
    <w:rsid w:val="45BEBECB"/>
    <w:rsid w:val="45CFD707"/>
    <w:rsid w:val="45D4A59C"/>
    <w:rsid w:val="45DE84E5"/>
    <w:rsid w:val="45FC685E"/>
    <w:rsid w:val="460DCD54"/>
    <w:rsid w:val="461164BC"/>
    <w:rsid w:val="461347B4"/>
    <w:rsid w:val="461E2F49"/>
    <w:rsid w:val="46415698"/>
    <w:rsid w:val="465D69C0"/>
    <w:rsid w:val="4675FC2A"/>
    <w:rsid w:val="467C60BC"/>
    <w:rsid w:val="467D64E0"/>
    <w:rsid w:val="46A73FD7"/>
    <w:rsid w:val="46A91CDD"/>
    <w:rsid w:val="46A91CDD"/>
    <w:rsid w:val="46DA226B"/>
    <w:rsid w:val="473BA553"/>
    <w:rsid w:val="474DCE1D"/>
    <w:rsid w:val="475539B7"/>
    <w:rsid w:val="4760ABB2"/>
    <w:rsid w:val="47616CF0"/>
    <w:rsid w:val="478C5FE6"/>
    <w:rsid w:val="4793A819"/>
    <w:rsid w:val="47A0D74D"/>
    <w:rsid w:val="47ACC4E3"/>
    <w:rsid w:val="47B0D4DB"/>
    <w:rsid w:val="47BAA6B6"/>
    <w:rsid w:val="47BCCE10"/>
    <w:rsid w:val="47DD59CD"/>
    <w:rsid w:val="47E9C1C4"/>
    <w:rsid w:val="47FA1897"/>
    <w:rsid w:val="482FFD1D"/>
    <w:rsid w:val="4840E9E5"/>
    <w:rsid w:val="4856D880"/>
    <w:rsid w:val="48573BC4"/>
    <w:rsid w:val="48662AB3"/>
    <w:rsid w:val="4867B504"/>
    <w:rsid w:val="48994B36"/>
    <w:rsid w:val="489E8F98"/>
    <w:rsid w:val="48A8DA03"/>
    <w:rsid w:val="48B02F16"/>
    <w:rsid w:val="48B6CCD3"/>
    <w:rsid w:val="48C936DA"/>
    <w:rsid w:val="48E16310"/>
    <w:rsid w:val="48F2637E"/>
    <w:rsid w:val="48FCFD4A"/>
    <w:rsid w:val="490D5243"/>
    <w:rsid w:val="4922F868"/>
    <w:rsid w:val="49283047"/>
    <w:rsid w:val="492CB9BE"/>
    <w:rsid w:val="492D57AC"/>
    <w:rsid w:val="4953CB71"/>
    <w:rsid w:val="49680E85"/>
    <w:rsid w:val="496973C7"/>
    <w:rsid w:val="496F773B"/>
    <w:rsid w:val="4974D55F"/>
    <w:rsid w:val="4974DCC2"/>
    <w:rsid w:val="49750B84"/>
    <w:rsid w:val="497CF36C"/>
    <w:rsid w:val="4981AA7A"/>
    <w:rsid w:val="49856FBE"/>
    <w:rsid w:val="49869BC7"/>
    <w:rsid w:val="4988C1DA"/>
    <w:rsid w:val="49899A22"/>
    <w:rsid w:val="498CD220"/>
    <w:rsid w:val="49947D9A"/>
    <w:rsid w:val="4997F034"/>
    <w:rsid w:val="499C7A5B"/>
    <w:rsid w:val="49CC1BA3"/>
    <w:rsid w:val="49CC34C6"/>
    <w:rsid w:val="49CD506F"/>
    <w:rsid w:val="4A192D19"/>
    <w:rsid w:val="4A24859E"/>
    <w:rsid w:val="4A37703F"/>
    <w:rsid w:val="4A3EDC08"/>
    <w:rsid w:val="4A44FF77"/>
    <w:rsid w:val="4A4B4564"/>
    <w:rsid w:val="4A5014B5"/>
    <w:rsid w:val="4A57C833"/>
    <w:rsid w:val="4A65073B"/>
    <w:rsid w:val="4A945065"/>
    <w:rsid w:val="4A9C8F32"/>
    <w:rsid w:val="4AA35099"/>
    <w:rsid w:val="4ABA9AE4"/>
    <w:rsid w:val="4AE0B735"/>
    <w:rsid w:val="4AEB8C40"/>
    <w:rsid w:val="4AEE7E3A"/>
    <w:rsid w:val="4AF6AFE5"/>
    <w:rsid w:val="4AFF5F02"/>
    <w:rsid w:val="4AFFA0B5"/>
    <w:rsid w:val="4B09E3F5"/>
    <w:rsid w:val="4B0A22ED"/>
    <w:rsid w:val="4B41E569"/>
    <w:rsid w:val="4B4B41D9"/>
    <w:rsid w:val="4B4EC3A7"/>
    <w:rsid w:val="4B52CA82"/>
    <w:rsid w:val="4B5EE6CB"/>
    <w:rsid w:val="4B671349"/>
    <w:rsid w:val="4B679DDF"/>
    <w:rsid w:val="4B8B2283"/>
    <w:rsid w:val="4B9DCCC7"/>
    <w:rsid w:val="4BA0126E"/>
    <w:rsid w:val="4BB456C7"/>
    <w:rsid w:val="4BC6F7BF"/>
    <w:rsid w:val="4BD1DEDF"/>
    <w:rsid w:val="4BDBC903"/>
    <w:rsid w:val="4BEA9CF7"/>
    <w:rsid w:val="4BF0FD4B"/>
    <w:rsid w:val="4C029664"/>
    <w:rsid w:val="4C06B9B1"/>
    <w:rsid w:val="4C0818A7"/>
    <w:rsid w:val="4C1557AA"/>
    <w:rsid w:val="4C64F86E"/>
    <w:rsid w:val="4C7B0773"/>
    <w:rsid w:val="4C86D201"/>
    <w:rsid w:val="4C9AD273"/>
    <w:rsid w:val="4CA74F71"/>
    <w:rsid w:val="4CADB8B4"/>
    <w:rsid w:val="4CD37E07"/>
    <w:rsid w:val="4CD6408E"/>
    <w:rsid w:val="4CD935E6"/>
    <w:rsid w:val="4D036E40"/>
    <w:rsid w:val="4D103C37"/>
    <w:rsid w:val="4D1AA429"/>
    <w:rsid w:val="4D1F0816"/>
    <w:rsid w:val="4D20CBC6"/>
    <w:rsid w:val="4D7C1855"/>
    <w:rsid w:val="4DA9EAB8"/>
    <w:rsid w:val="4DB59FE7"/>
    <w:rsid w:val="4DC96C09"/>
    <w:rsid w:val="4DC9A691"/>
    <w:rsid w:val="4DD2C990"/>
    <w:rsid w:val="4DDC6D48"/>
    <w:rsid w:val="4DF6698B"/>
    <w:rsid w:val="4DF6A413"/>
    <w:rsid w:val="4DF7D1B1"/>
    <w:rsid w:val="4E00C8CF"/>
    <w:rsid w:val="4E0343AC"/>
    <w:rsid w:val="4E1B0A48"/>
    <w:rsid w:val="4E303302"/>
    <w:rsid w:val="4E5D3EB0"/>
    <w:rsid w:val="4E5F21A8"/>
    <w:rsid w:val="4E74132B"/>
    <w:rsid w:val="4E83F374"/>
    <w:rsid w:val="4E981E05"/>
    <w:rsid w:val="4E9EEE02"/>
    <w:rsid w:val="4EB28F86"/>
    <w:rsid w:val="4ECAE828"/>
    <w:rsid w:val="4ED88B6B"/>
    <w:rsid w:val="4EE3F3EA"/>
    <w:rsid w:val="4EEBF3F6"/>
    <w:rsid w:val="4F207419"/>
    <w:rsid w:val="4F27E99B"/>
    <w:rsid w:val="4F2B3956"/>
    <w:rsid w:val="4F36A0B9"/>
    <w:rsid w:val="4F4362D7"/>
    <w:rsid w:val="4F442C25"/>
    <w:rsid w:val="4F56C285"/>
    <w:rsid w:val="4F8CF4C1"/>
    <w:rsid w:val="4F9B5567"/>
    <w:rsid w:val="4FAE0399"/>
    <w:rsid w:val="4FB381A5"/>
    <w:rsid w:val="4FB42572"/>
    <w:rsid w:val="4FE9DCAE"/>
    <w:rsid w:val="4FF0C6E2"/>
    <w:rsid w:val="50001E5A"/>
    <w:rsid w:val="5007B6FA"/>
    <w:rsid w:val="5012DE21"/>
    <w:rsid w:val="501A98D6"/>
    <w:rsid w:val="5021DEAE"/>
    <w:rsid w:val="502F15C2"/>
    <w:rsid w:val="5037138C"/>
    <w:rsid w:val="5049CC1F"/>
    <w:rsid w:val="504BFBCA"/>
    <w:rsid w:val="506001C1"/>
    <w:rsid w:val="509C02B1"/>
    <w:rsid w:val="50BB7E64"/>
    <w:rsid w:val="50E084C3"/>
    <w:rsid w:val="50EB10D6"/>
    <w:rsid w:val="51024372"/>
    <w:rsid w:val="510D8245"/>
    <w:rsid w:val="511799DF"/>
    <w:rsid w:val="5121378C"/>
    <w:rsid w:val="5130355C"/>
    <w:rsid w:val="51473CC7"/>
    <w:rsid w:val="514F04D7"/>
    <w:rsid w:val="51662586"/>
    <w:rsid w:val="516E7DEB"/>
    <w:rsid w:val="51755F1C"/>
    <w:rsid w:val="51A4AC4A"/>
    <w:rsid w:val="51A85750"/>
    <w:rsid w:val="51C01088"/>
    <w:rsid w:val="51D60D23"/>
    <w:rsid w:val="51E3EEF6"/>
    <w:rsid w:val="51EBE619"/>
    <w:rsid w:val="51F35761"/>
    <w:rsid w:val="51F691F3"/>
    <w:rsid w:val="51FCA9A1"/>
    <w:rsid w:val="520430CC"/>
    <w:rsid w:val="52112E84"/>
    <w:rsid w:val="522A6D76"/>
    <w:rsid w:val="52360920"/>
    <w:rsid w:val="524AC817"/>
    <w:rsid w:val="525ACC6E"/>
    <w:rsid w:val="5268B4B3"/>
    <w:rsid w:val="5272D59E"/>
    <w:rsid w:val="52777226"/>
    <w:rsid w:val="52A59400"/>
    <w:rsid w:val="52A6FAD4"/>
    <w:rsid w:val="52B628B6"/>
    <w:rsid w:val="52CF2CEB"/>
    <w:rsid w:val="52CF36E1"/>
    <w:rsid w:val="52DBEF09"/>
    <w:rsid w:val="52FC0C75"/>
    <w:rsid w:val="530E3F2C"/>
    <w:rsid w:val="532927EF"/>
    <w:rsid w:val="53307C68"/>
    <w:rsid w:val="534F032F"/>
    <w:rsid w:val="535C2270"/>
    <w:rsid w:val="537C00B1"/>
    <w:rsid w:val="53AFE407"/>
    <w:rsid w:val="53BD7AB5"/>
    <w:rsid w:val="53E3AD36"/>
    <w:rsid w:val="53EA5DBA"/>
    <w:rsid w:val="53F97F7A"/>
    <w:rsid w:val="5445A49E"/>
    <w:rsid w:val="545251F8"/>
    <w:rsid w:val="546904C4"/>
    <w:rsid w:val="547F0542"/>
    <w:rsid w:val="5481866D"/>
    <w:rsid w:val="54A978AC"/>
    <w:rsid w:val="54B0C63B"/>
    <w:rsid w:val="54CA272C"/>
    <w:rsid w:val="54D60151"/>
    <w:rsid w:val="54E77E34"/>
    <w:rsid w:val="550340DF"/>
    <w:rsid w:val="5506B569"/>
    <w:rsid w:val="550AFB94"/>
    <w:rsid w:val="551A48F0"/>
    <w:rsid w:val="552542AB"/>
    <w:rsid w:val="552EF10F"/>
    <w:rsid w:val="5537346B"/>
    <w:rsid w:val="553DDE28"/>
    <w:rsid w:val="555D0BCF"/>
    <w:rsid w:val="55671171"/>
    <w:rsid w:val="557C47BD"/>
    <w:rsid w:val="558F9357"/>
    <w:rsid w:val="55947495"/>
    <w:rsid w:val="559644D3"/>
    <w:rsid w:val="5597A65B"/>
    <w:rsid w:val="55AEF918"/>
    <w:rsid w:val="55E03641"/>
    <w:rsid w:val="56103905"/>
    <w:rsid w:val="5616207C"/>
    <w:rsid w:val="5618A99B"/>
    <w:rsid w:val="5619E884"/>
    <w:rsid w:val="56265F34"/>
    <w:rsid w:val="563B1A83"/>
    <w:rsid w:val="563D5BC8"/>
    <w:rsid w:val="56544B86"/>
    <w:rsid w:val="5656FDED"/>
    <w:rsid w:val="56620999"/>
    <w:rsid w:val="568D10DC"/>
    <w:rsid w:val="569862F9"/>
    <w:rsid w:val="56E4D278"/>
    <w:rsid w:val="56E76392"/>
    <w:rsid w:val="56EC3632"/>
    <w:rsid w:val="5703F13B"/>
    <w:rsid w:val="57148CE3"/>
    <w:rsid w:val="571E1526"/>
    <w:rsid w:val="572F48D7"/>
    <w:rsid w:val="574A6FD7"/>
    <w:rsid w:val="57949F31"/>
    <w:rsid w:val="57A3C101"/>
    <w:rsid w:val="57AADCE9"/>
    <w:rsid w:val="57E3AC38"/>
    <w:rsid w:val="57E4B19D"/>
    <w:rsid w:val="57F5112E"/>
    <w:rsid w:val="58028D5F"/>
    <w:rsid w:val="5815D0AA"/>
    <w:rsid w:val="582B66FA"/>
    <w:rsid w:val="582FF083"/>
    <w:rsid w:val="583024C6"/>
    <w:rsid w:val="58314635"/>
    <w:rsid w:val="584CAF4D"/>
    <w:rsid w:val="58517A48"/>
    <w:rsid w:val="58571D62"/>
    <w:rsid w:val="586721F1"/>
    <w:rsid w:val="587481D0"/>
    <w:rsid w:val="5876F2FA"/>
    <w:rsid w:val="5883328F"/>
    <w:rsid w:val="588A3D86"/>
    <w:rsid w:val="58D099B7"/>
    <w:rsid w:val="58D6A4E2"/>
    <w:rsid w:val="58F7AE5E"/>
    <w:rsid w:val="58F94A2B"/>
    <w:rsid w:val="5905E0D4"/>
    <w:rsid w:val="5918718F"/>
    <w:rsid w:val="591B2E78"/>
    <w:rsid w:val="59242120"/>
    <w:rsid w:val="59560FA8"/>
    <w:rsid w:val="595691EC"/>
    <w:rsid w:val="596652EA"/>
    <w:rsid w:val="597AA994"/>
    <w:rsid w:val="5994DD9E"/>
    <w:rsid w:val="59A1B7BF"/>
    <w:rsid w:val="59B1C67D"/>
    <w:rsid w:val="59C2FC92"/>
    <w:rsid w:val="59EDBBAA"/>
    <w:rsid w:val="59F85E62"/>
    <w:rsid w:val="5A04BC3D"/>
    <w:rsid w:val="5A2BBAAA"/>
    <w:rsid w:val="5A338356"/>
    <w:rsid w:val="5A49A54F"/>
    <w:rsid w:val="5A56F054"/>
    <w:rsid w:val="5A70AE84"/>
    <w:rsid w:val="5A896F61"/>
    <w:rsid w:val="5AA5E330"/>
    <w:rsid w:val="5AAF4DC1"/>
    <w:rsid w:val="5AB1E410"/>
    <w:rsid w:val="5AB32C82"/>
    <w:rsid w:val="5AEAE420"/>
    <w:rsid w:val="5AF242D5"/>
    <w:rsid w:val="5AF6933D"/>
    <w:rsid w:val="5B000A4A"/>
    <w:rsid w:val="5B107B0A"/>
    <w:rsid w:val="5B11C426"/>
    <w:rsid w:val="5B24C565"/>
    <w:rsid w:val="5B326633"/>
    <w:rsid w:val="5B3700F9"/>
    <w:rsid w:val="5B39C97A"/>
    <w:rsid w:val="5B52ABBF"/>
    <w:rsid w:val="5B5C83F1"/>
    <w:rsid w:val="5B6CD4F7"/>
    <w:rsid w:val="5B7AF2B0"/>
    <w:rsid w:val="5B844BDC"/>
    <w:rsid w:val="5B9B7F33"/>
    <w:rsid w:val="5BAD938E"/>
    <w:rsid w:val="5BC4C3AD"/>
    <w:rsid w:val="5BCC4D53"/>
    <w:rsid w:val="5BD346A9"/>
    <w:rsid w:val="5BED4446"/>
    <w:rsid w:val="5BF7616E"/>
    <w:rsid w:val="5BFAA255"/>
    <w:rsid w:val="5C1B10F7"/>
    <w:rsid w:val="5C282F98"/>
    <w:rsid w:val="5C2BCFEE"/>
    <w:rsid w:val="5C47C024"/>
    <w:rsid w:val="5C5D638C"/>
    <w:rsid w:val="5C66CC98"/>
    <w:rsid w:val="5C66FF69"/>
    <w:rsid w:val="5C86EFF9"/>
    <w:rsid w:val="5C8DB06A"/>
    <w:rsid w:val="5C90A88A"/>
    <w:rsid w:val="5CAFCA4D"/>
    <w:rsid w:val="5CDCFF24"/>
    <w:rsid w:val="5CF9FE77"/>
    <w:rsid w:val="5D2B99CB"/>
    <w:rsid w:val="5D391EFF"/>
    <w:rsid w:val="5D3E84C9"/>
    <w:rsid w:val="5D487677"/>
    <w:rsid w:val="5D50FFA3"/>
    <w:rsid w:val="5D62F0F3"/>
    <w:rsid w:val="5D69E222"/>
    <w:rsid w:val="5D6B2ADA"/>
    <w:rsid w:val="5D745E46"/>
    <w:rsid w:val="5DA09DA1"/>
    <w:rsid w:val="5DAB1370"/>
    <w:rsid w:val="5DB682CD"/>
    <w:rsid w:val="5DBA24CD"/>
    <w:rsid w:val="5DC34E23"/>
    <w:rsid w:val="5E08369D"/>
    <w:rsid w:val="5E0CD2DE"/>
    <w:rsid w:val="5E16D7C0"/>
    <w:rsid w:val="5E4A9B8F"/>
    <w:rsid w:val="5E6224B0"/>
    <w:rsid w:val="5E75E8B7"/>
    <w:rsid w:val="5EA674C6"/>
    <w:rsid w:val="5EA84D82"/>
    <w:rsid w:val="5EB36CCE"/>
    <w:rsid w:val="5EB9ED00"/>
    <w:rsid w:val="5EBA151D"/>
    <w:rsid w:val="5ECE3CB9"/>
    <w:rsid w:val="5ED54B04"/>
    <w:rsid w:val="5F7977C1"/>
    <w:rsid w:val="5F82BAE5"/>
    <w:rsid w:val="5F9059B1"/>
    <w:rsid w:val="5FB28586"/>
    <w:rsid w:val="5FB39575"/>
    <w:rsid w:val="5FD3F286"/>
    <w:rsid w:val="5FD82FB7"/>
    <w:rsid w:val="5FDBE5F5"/>
    <w:rsid w:val="5FF3AC38"/>
    <w:rsid w:val="60019D47"/>
    <w:rsid w:val="6005B2B9"/>
    <w:rsid w:val="601DAC26"/>
    <w:rsid w:val="603A9DC1"/>
    <w:rsid w:val="603D2D77"/>
    <w:rsid w:val="60412E29"/>
    <w:rsid w:val="608D5790"/>
    <w:rsid w:val="60AC5F61"/>
    <w:rsid w:val="60C3F32C"/>
    <w:rsid w:val="60FA48F8"/>
    <w:rsid w:val="60FBC823"/>
    <w:rsid w:val="61032D45"/>
    <w:rsid w:val="61091CEC"/>
    <w:rsid w:val="6112F32A"/>
    <w:rsid w:val="615EC138"/>
    <w:rsid w:val="6194E06D"/>
    <w:rsid w:val="61A12DAE"/>
    <w:rsid w:val="61A4FF5B"/>
    <w:rsid w:val="61C42B99"/>
    <w:rsid w:val="61E2E886"/>
    <w:rsid w:val="621E269D"/>
    <w:rsid w:val="6235F499"/>
    <w:rsid w:val="6236200A"/>
    <w:rsid w:val="6252AA26"/>
    <w:rsid w:val="6274CD40"/>
    <w:rsid w:val="6276FCAF"/>
    <w:rsid w:val="6278A5D2"/>
    <w:rsid w:val="62952FCC"/>
    <w:rsid w:val="629DCA10"/>
    <w:rsid w:val="62C9BBBF"/>
    <w:rsid w:val="62E2F3D0"/>
    <w:rsid w:val="62E92153"/>
    <w:rsid w:val="631C48D4"/>
    <w:rsid w:val="632CB01C"/>
    <w:rsid w:val="633694E5"/>
    <w:rsid w:val="6385D63F"/>
    <w:rsid w:val="63949DF0"/>
    <w:rsid w:val="63B3A8A2"/>
    <w:rsid w:val="63B3BD7B"/>
    <w:rsid w:val="63BB3086"/>
    <w:rsid w:val="63C9CC13"/>
    <w:rsid w:val="63CE31C5"/>
    <w:rsid w:val="63E5DD9C"/>
    <w:rsid w:val="63E8B159"/>
    <w:rsid w:val="6401279F"/>
    <w:rsid w:val="640C7D68"/>
    <w:rsid w:val="6424C832"/>
    <w:rsid w:val="644553ED"/>
    <w:rsid w:val="645FBF9E"/>
    <w:rsid w:val="6466FC9A"/>
    <w:rsid w:val="64745AEC"/>
    <w:rsid w:val="64B85657"/>
    <w:rsid w:val="64B969B4"/>
    <w:rsid w:val="64B9D55C"/>
    <w:rsid w:val="64EC747C"/>
    <w:rsid w:val="64F61D2E"/>
    <w:rsid w:val="650829D2"/>
    <w:rsid w:val="650D1768"/>
    <w:rsid w:val="65145530"/>
    <w:rsid w:val="652020CD"/>
    <w:rsid w:val="65283265"/>
    <w:rsid w:val="65385196"/>
    <w:rsid w:val="653D694B"/>
    <w:rsid w:val="654F8DDC"/>
    <w:rsid w:val="654F91B6"/>
    <w:rsid w:val="6566DF9B"/>
    <w:rsid w:val="656A2008"/>
    <w:rsid w:val="656A66CD"/>
    <w:rsid w:val="657B0B27"/>
    <w:rsid w:val="6583024A"/>
    <w:rsid w:val="65A1DE0D"/>
    <w:rsid w:val="65A25668"/>
    <w:rsid w:val="65AAB649"/>
    <w:rsid w:val="65B62894"/>
    <w:rsid w:val="65B6C619"/>
    <w:rsid w:val="65B859B0"/>
    <w:rsid w:val="65BCD9ED"/>
    <w:rsid w:val="65E6644D"/>
    <w:rsid w:val="65E7AABA"/>
    <w:rsid w:val="65F39A98"/>
    <w:rsid w:val="661EC277"/>
    <w:rsid w:val="662B9C98"/>
    <w:rsid w:val="662FDAB3"/>
    <w:rsid w:val="6636BBE4"/>
    <w:rsid w:val="663C502D"/>
    <w:rsid w:val="665099AA"/>
    <w:rsid w:val="666C2847"/>
    <w:rsid w:val="666DD100"/>
    <w:rsid w:val="66716868"/>
    <w:rsid w:val="66AAB74D"/>
    <w:rsid w:val="66CD9632"/>
    <w:rsid w:val="66D5502D"/>
    <w:rsid w:val="66EA42AD"/>
    <w:rsid w:val="67037A45"/>
    <w:rsid w:val="670EFFFA"/>
    <w:rsid w:val="67170D5E"/>
    <w:rsid w:val="673744A8"/>
    <w:rsid w:val="678517B8"/>
    <w:rsid w:val="679CD425"/>
    <w:rsid w:val="67AC6C87"/>
    <w:rsid w:val="67DDB034"/>
    <w:rsid w:val="67DFCB0D"/>
    <w:rsid w:val="6807FE36"/>
    <w:rsid w:val="680EF2C3"/>
    <w:rsid w:val="6820DA83"/>
    <w:rsid w:val="6821DE9C"/>
    <w:rsid w:val="68283E56"/>
    <w:rsid w:val="68465021"/>
    <w:rsid w:val="684EA886"/>
    <w:rsid w:val="685AE458"/>
    <w:rsid w:val="68673238"/>
    <w:rsid w:val="688138C2"/>
    <w:rsid w:val="689DFFE2"/>
    <w:rsid w:val="68A8048E"/>
    <w:rsid w:val="68C0F168"/>
    <w:rsid w:val="68C60D40"/>
    <w:rsid w:val="68DCD43C"/>
    <w:rsid w:val="6908DDAF"/>
    <w:rsid w:val="691E050F"/>
    <w:rsid w:val="6949BA54"/>
    <w:rsid w:val="696260CA"/>
    <w:rsid w:val="69637AC3"/>
    <w:rsid w:val="6965A9AF"/>
    <w:rsid w:val="69679378"/>
    <w:rsid w:val="6971A616"/>
    <w:rsid w:val="69895F49"/>
    <w:rsid w:val="699D8537"/>
    <w:rsid w:val="69C4FACA"/>
    <w:rsid w:val="69D50F30"/>
    <w:rsid w:val="69DFFEBF"/>
    <w:rsid w:val="6A0FBEC8"/>
    <w:rsid w:val="6A1AEE4D"/>
    <w:rsid w:val="6A1D0923"/>
    <w:rsid w:val="6A22FEFF"/>
    <w:rsid w:val="6A2A58A7"/>
    <w:rsid w:val="6A3C275C"/>
    <w:rsid w:val="6A434D6A"/>
    <w:rsid w:val="6A43CC3D"/>
    <w:rsid w:val="6A4C78DD"/>
    <w:rsid w:val="6A5E7778"/>
    <w:rsid w:val="6A60F0A9"/>
    <w:rsid w:val="6A639F8D"/>
    <w:rsid w:val="6A88C32C"/>
    <w:rsid w:val="6A8DBB5A"/>
    <w:rsid w:val="6AA0EF6A"/>
    <w:rsid w:val="6AA9714A"/>
    <w:rsid w:val="6AB2C1B9"/>
    <w:rsid w:val="6AC932AC"/>
    <w:rsid w:val="6ADB5989"/>
    <w:rsid w:val="6ADF8C6A"/>
    <w:rsid w:val="6AF13C1E"/>
    <w:rsid w:val="6B0CBCBD"/>
    <w:rsid w:val="6B0D7677"/>
    <w:rsid w:val="6B17C2BC"/>
    <w:rsid w:val="6B21C872"/>
    <w:rsid w:val="6B2FA2A5"/>
    <w:rsid w:val="6B40BAE1"/>
    <w:rsid w:val="6B60CB2B"/>
    <w:rsid w:val="6B842D8D"/>
    <w:rsid w:val="6B8A6F28"/>
    <w:rsid w:val="6B8C2D5F"/>
    <w:rsid w:val="6B91258D"/>
    <w:rsid w:val="6B9247DF"/>
    <w:rsid w:val="6B92F3AC"/>
    <w:rsid w:val="6B9E327F"/>
    <w:rsid w:val="6BA34E57"/>
    <w:rsid w:val="6BC6BF10"/>
    <w:rsid w:val="6BDB62BC"/>
    <w:rsid w:val="6BFAF00A"/>
    <w:rsid w:val="6C02451D"/>
    <w:rsid w:val="6C1AE09A"/>
    <w:rsid w:val="6C3BCCAF"/>
    <w:rsid w:val="6C3D7031"/>
    <w:rsid w:val="6C55A5D1"/>
    <w:rsid w:val="6C6FE7C5"/>
    <w:rsid w:val="6C750E6F"/>
    <w:rsid w:val="6C7CD0DB"/>
    <w:rsid w:val="6C90C3B8"/>
    <w:rsid w:val="6CB1B7F5"/>
    <w:rsid w:val="6CBA248C"/>
    <w:rsid w:val="6CC18D42"/>
    <w:rsid w:val="6CD31D2C"/>
    <w:rsid w:val="6CD8B1CE"/>
    <w:rsid w:val="6CFA7ABE"/>
    <w:rsid w:val="6D08622B"/>
    <w:rsid w:val="6D14E77B"/>
    <w:rsid w:val="6D23B1A0"/>
    <w:rsid w:val="6D31647F"/>
    <w:rsid w:val="6D35E74A"/>
    <w:rsid w:val="6D436DBC"/>
    <w:rsid w:val="6D73C81E"/>
    <w:rsid w:val="6D898646"/>
    <w:rsid w:val="6D9801AA"/>
    <w:rsid w:val="6D9D5B6B"/>
    <w:rsid w:val="6DA4A143"/>
    <w:rsid w:val="6DA506E5"/>
    <w:rsid w:val="6DA59552"/>
    <w:rsid w:val="6DA9122F"/>
    <w:rsid w:val="6E2D67D1"/>
    <w:rsid w:val="6E3B227D"/>
    <w:rsid w:val="6E517509"/>
    <w:rsid w:val="6E76CB5A"/>
    <w:rsid w:val="6E858B30"/>
    <w:rsid w:val="6E93FB70"/>
    <w:rsid w:val="6EA0C59E"/>
    <w:rsid w:val="6EC9CB20"/>
    <w:rsid w:val="6F0C83B6"/>
    <w:rsid w:val="6F0FCEBA"/>
    <w:rsid w:val="6F190DC6"/>
    <w:rsid w:val="6F204BB1"/>
    <w:rsid w:val="6F26F7FF"/>
    <w:rsid w:val="6F2DDF0A"/>
    <w:rsid w:val="6F3CE5CF"/>
    <w:rsid w:val="6F54AC6B"/>
    <w:rsid w:val="6F7750F7"/>
    <w:rsid w:val="6FE926C0"/>
    <w:rsid w:val="6FF0EDB7"/>
    <w:rsid w:val="6FFAFC23"/>
    <w:rsid w:val="70034E50"/>
    <w:rsid w:val="700B4D53"/>
    <w:rsid w:val="701757D5"/>
    <w:rsid w:val="701B20F3"/>
    <w:rsid w:val="70230865"/>
    <w:rsid w:val="702BD14A"/>
    <w:rsid w:val="702BF3A0"/>
    <w:rsid w:val="703C6E4B"/>
    <w:rsid w:val="7056C384"/>
    <w:rsid w:val="705750C8"/>
    <w:rsid w:val="7076479D"/>
    <w:rsid w:val="707B98A1"/>
    <w:rsid w:val="70924083"/>
    <w:rsid w:val="70AB5BBE"/>
    <w:rsid w:val="70AFA11A"/>
    <w:rsid w:val="70D2FC6B"/>
    <w:rsid w:val="70FEC346"/>
    <w:rsid w:val="7116FF9A"/>
    <w:rsid w:val="7124DF97"/>
    <w:rsid w:val="7126DD73"/>
    <w:rsid w:val="712E834F"/>
    <w:rsid w:val="713A7681"/>
    <w:rsid w:val="714116DC"/>
    <w:rsid w:val="71438764"/>
    <w:rsid w:val="714B78C7"/>
    <w:rsid w:val="7159C007"/>
    <w:rsid w:val="716D204F"/>
    <w:rsid w:val="718D43B0"/>
    <w:rsid w:val="71907CD6"/>
    <w:rsid w:val="719ABCA9"/>
    <w:rsid w:val="71A40AF5"/>
    <w:rsid w:val="72022D79"/>
    <w:rsid w:val="723CF7DF"/>
    <w:rsid w:val="724E0D83"/>
    <w:rsid w:val="7258C3E6"/>
    <w:rsid w:val="72708A82"/>
    <w:rsid w:val="7270BD53"/>
    <w:rsid w:val="7285C168"/>
    <w:rsid w:val="7288B6C0"/>
    <w:rsid w:val="728DBE29"/>
    <w:rsid w:val="729578DE"/>
    <w:rsid w:val="72BC1734"/>
    <w:rsid w:val="72D646E2"/>
    <w:rsid w:val="72F69BDB"/>
    <w:rsid w:val="730A1532"/>
    <w:rsid w:val="731A68F0"/>
    <w:rsid w:val="732FA574"/>
    <w:rsid w:val="7342DCE9"/>
    <w:rsid w:val="7344B830"/>
    <w:rsid w:val="736CAEDD"/>
    <w:rsid w:val="7373F4B5"/>
    <w:rsid w:val="7374E8C4"/>
    <w:rsid w:val="739D6E19"/>
    <w:rsid w:val="73A8CFF7"/>
    <w:rsid w:val="73B4D15A"/>
    <w:rsid w:val="73F3CAF9"/>
    <w:rsid w:val="741BD804"/>
    <w:rsid w:val="742E74DC"/>
    <w:rsid w:val="74329ACA"/>
    <w:rsid w:val="744B5575"/>
    <w:rsid w:val="745F657B"/>
    <w:rsid w:val="745F984C"/>
    <w:rsid w:val="746D3788"/>
    <w:rsid w:val="74775EE8"/>
    <w:rsid w:val="74817F74"/>
    <w:rsid w:val="74824B63"/>
    <w:rsid w:val="748C95CE"/>
    <w:rsid w:val="749E84AD"/>
    <w:rsid w:val="74B5511B"/>
    <w:rsid w:val="74B81303"/>
    <w:rsid w:val="74C3AAEA"/>
    <w:rsid w:val="74CD6FD5"/>
    <w:rsid w:val="74DBFF1E"/>
    <w:rsid w:val="74DE7A28"/>
    <w:rsid w:val="750DA2B9"/>
    <w:rsid w:val="750F0536"/>
    <w:rsid w:val="751A69DC"/>
    <w:rsid w:val="752744ED"/>
    <w:rsid w:val="754685C1"/>
    <w:rsid w:val="75473ABF"/>
    <w:rsid w:val="754DCB99"/>
    <w:rsid w:val="754E7FA1"/>
    <w:rsid w:val="7563448B"/>
    <w:rsid w:val="75763098"/>
    <w:rsid w:val="7577C4F8"/>
    <w:rsid w:val="7582F30F"/>
    <w:rsid w:val="758EA83E"/>
    <w:rsid w:val="75AAE148"/>
    <w:rsid w:val="75CCEC6B"/>
    <w:rsid w:val="75CF71E2"/>
    <w:rsid w:val="75EA4C65"/>
    <w:rsid w:val="75FC8817"/>
    <w:rsid w:val="760F70A3"/>
    <w:rsid w:val="7621B7CF"/>
    <w:rsid w:val="76397BA3"/>
    <w:rsid w:val="763BCC15"/>
    <w:rsid w:val="765AC7E6"/>
    <w:rsid w:val="7663EDF9"/>
    <w:rsid w:val="76640D4A"/>
    <w:rsid w:val="767B3DF6"/>
    <w:rsid w:val="769E23DE"/>
    <w:rsid w:val="76AF3C1A"/>
    <w:rsid w:val="76BA5F06"/>
    <w:rsid w:val="76C3154E"/>
    <w:rsid w:val="76CA34FA"/>
    <w:rsid w:val="76CE16B8"/>
    <w:rsid w:val="76E070B9"/>
    <w:rsid w:val="76F62F56"/>
    <w:rsid w:val="76F700D4"/>
    <w:rsid w:val="7701FA0E"/>
    <w:rsid w:val="773C73C1"/>
    <w:rsid w:val="7740BB14"/>
    <w:rsid w:val="77423DEF"/>
    <w:rsid w:val="77636A70"/>
    <w:rsid w:val="77697143"/>
    <w:rsid w:val="7771A624"/>
    <w:rsid w:val="777BF79A"/>
    <w:rsid w:val="77891AF7"/>
    <w:rsid w:val="7791EE88"/>
    <w:rsid w:val="77A9B805"/>
    <w:rsid w:val="77B92036"/>
    <w:rsid w:val="77D61377"/>
    <w:rsid w:val="77DE12F5"/>
    <w:rsid w:val="77F05B9D"/>
    <w:rsid w:val="77F60221"/>
    <w:rsid w:val="7805D1EB"/>
    <w:rsid w:val="783FEFEC"/>
    <w:rsid w:val="7840D203"/>
    <w:rsid w:val="784D7E2B"/>
    <w:rsid w:val="7864CC50"/>
    <w:rsid w:val="787FE6C0"/>
    <w:rsid w:val="78A20F13"/>
    <w:rsid w:val="78B15360"/>
    <w:rsid w:val="78B3DDED"/>
    <w:rsid w:val="78DC8B75"/>
    <w:rsid w:val="78E1D78E"/>
    <w:rsid w:val="78E9BC62"/>
    <w:rsid w:val="78FE8409"/>
    <w:rsid w:val="7921ED27"/>
    <w:rsid w:val="7986C166"/>
    <w:rsid w:val="798AAF45"/>
    <w:rsid w:val="79A7C067"/>
    <w:rsid w:val="79C7A096"/>
    <w:rsid w:val="79DBC04D"/>
    <w:rsid w:val="79F6BF2A"/>
    <w:rsid w:val="79FEC613"/>
    <w:rsid w:val="7A01A939"/>
    <w:rsid w:val="7A07CAE7"/>
    <w:rsid w:val="7A09E55F"/>
    <w:rsid w:val="7A126F00"/>
    <w:rsid w:val="7A2DD018"/>
    <w:rsid w:val="7A2E861C"/>
    <w:rsid w:val="7A36E87F"/>
    <w:rsid w:val="7A441996"/>
    <w:rsid w:val="7A5C91B5"/>
    <w:rsid w:val="7A7B04EF"/>
    <w:rsid w:val="7A8B1988"/>
    <w:rsid w:val="7AC0BBB9"/>
    <w:rsid w:val="7AC36927"/>
    <w:rsid w:val="7ADDA72F"/>
    <w:rsid w:val="7AF7769C"/>
    <w:rsid w:val="7B01ADC0"/>
    <w:rsid w:val="7B15D933"/>
    <w:rsid w:val="7B274052"/>
    <w:rsid w:val="7B516A1C"/>
    <w:rsid w:val="7B67E6B1"/>
    <w:rsid w:val="7B739217"/>
    <w:rsid w:val="7B82068A"/>
    <w:rsid w:val="7B84C911"/>
    <w:rsid w:val="7B99087B"/>
    <w:rsid w:val="7BAD6126"/>
    <w:rsid w:val="7BC27C7E"/>
    <w:rsid w:val="7BC9A079"/>
    <w:rsid w:val="7BD4F32A"/>
    <w:rsid w:val="7BD8737A"/>
    <w:rsid w:val="7BD89CF7"/>
    <w:rsid w:val="7BDC538D"/>
    <w:rsid w:val="7BE45B72"/>
    <w:rsid w:val="7BF157A2"/>
    <w:rsid w:val="7BF1E9F1"/>
    <w:rsid w:val="7BF86216"/>
    <w:rsid w:val="7C15EE0A"/>
    <w:rsid w:val="7C1D6115"/>
    <w:rsid w:val="7C5005E7"/>
    <w:rsid w:val="7C657104"/>
    <w:rsid w:val="7C73B721"/>
    <w:rsid w:val="7C7D2928"/>
    <w:rsid w:val="7C9AA7A3"/>
    <w:rsid w:val="7CC0C897"/>
    <w:rsid w:val="7CD32F7D"/>
    <w:rsid w:val="7CE6F3A5"/>
    <w:rsid w:val="7CF40097"/>
    <w:rsid w:val="7D03EBE7"/>
    <w:rsid w:val="7D28FADA"/>
    <w:rsid w:val="7D371880"/>
    <w:rsid w:val="7D6570DA"/>
    <w:rsid w:val="7D66EA93"/>
    <w:rsid w:val="7D79A15A"/>
    <w:rsid w:val="7D843128"/>
    <w:rsid w:val="7DA566E9"/>
    <w:rsid w:val="7DB17F73"/>
    <w:rsid w:val="7DB4E2B8"/>
    <w:rsid w:val="7DCE0B15"/>
    <w:rsid w:val="7DE988F7"/>
    <w:rsid w:val="7DF737F9"/>
    <w:rsid w:val="7DF7DA09"/>
    <w:rsid w:val="7DF7F937"/>
    <w:rsid w:val="7E24C046"/>
    <w:rsid w:val="7E3289C0"/>
    <w:rsid w:val="7E500E0B"/>
    <w:rsid w:val="7E5165CE"/>
    <w:rsid w:val="7E5BDD13"/>
    <w:rsid w:val="7E7418E5"/>
    <w:rsid w:val="7E7E86B8"/>
    <w:rsid w:val="7E83A5F9"/>
    <w:rsid w:val="7E8BDF81"/>
    <w:rsid w:val="7E983FB5"/>
    <w:rsid w:val="7E9B2C82"/>
    <w:rsid w:val="7EA52A20"/>
    <w:rsid w:val="7EAF3170"/>
    <w:rsid w:val="7ED66DCD"/>
    <w:rsid w:val="7EE76BF0"/>
    <w:rsid w:val="7F27D27F"/>
    <w:rsid w:val="7F373863"/>
    <w:rsid w:val="7F4D8ECC"/>
    <w:rsid w:val="7F5C99F1"/>
    <w:rsid w:val="7F69DB64"/>
    <w:rsid w:val="7F78D44A"/>
    <w:rsid w:val="7FBC3194"/>
    <w:rsid w:val="7FBE9EAB"/>
    <w:rsid w:val="7FCAD17E"/>
    <w:rsid w:val="7FCE1985"/>
    <w:rsid w:val="7FCEDC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7ABD"/>
  <w15:chartTrackingRefBased/>
  <w15:docId w15:val="{267F909C-9629-4838-9A6A-1AE25A1659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4AF1"/>
    <w:pPr>
      <w:spacing w:line="360" w:lineRule="auto"/>
      <w:ind w:firstLine="709"/>
      <w:jc w:val="both"/>
    </w:pPr>
    <w:rPr>
      <w:bCs/>
      <w:sz w:val="24"/>
      <w:lang w:val="pt-BR" w:eastAsia="pt-BR"/>
    </w:rPr>
  </w:style>
  <w:style w:type="paragraph" w:styleId="Ttulo1">
    <w:name w:val="heading 1"/>
    <w:basedOn w:val="Normal"/>
    <w:next w:val="Normal"/>
    <w:qFormat/>
    <w:rsid w:val="004762C2"/>
    <w:pPr>
      <w:keepNext/>
      <w:numPr>
        <w:numId w:val="22"/>
      </w:numPr>
      <w:spacing w:before="240" w:after="240"/>
      <w:jc w:val="left"/>
      <w:outlineLvl w:val="0"/>
    </w:pPr>
    <w:rPr>
      <w:b/>
      <w:kern w:val="28"/>
      <w:sz w:val="26"/>
    </w:rPr>
  </w:style>
  <w:style w:type="paragraph" w:styleId="Ttulo2">
    <w:name w:val="heading 2"/>
    <w:basedOn w:val="Normal"/>
    <w:next w:val="Normal"/>
    <w:qFormat/>
    <w:rsid w:val="008D0BB6"/>
    <w:pPr>
      <w:keepNext/>
      <w:numPr>
        <w:ilvl w:val="1"/>
        <w:numId w:val="22"/>
      </w:numPr>
      <w:spacing w:before="240" w:after="240"/>
      <w:jc w:val="left"/>
      <w:outlineLvl w:val="1"/>
    </w:pPr>
    <w:rPr>
      <w:b/>
    </w:rPr>
  </w:style>
  <w:style w:type="paragraph" w:styleId="Ttulo3">
    <w:name w:val="heading 3"/>
    <w:basedOn w:val="Ttulo1"/>
    <w:next w:val="Normal"/>
    <w:qFormat/>
    <w:rsid w:val="00031BAE"/>
    <w:pPr>
      <w:numPr>
        <w:ilvl w:val="2"/>
      </w:numPr>
      <w:outlineLvl w:val="2"/>
    </w:pPr>
    <w:rPr>
      <w:b w:val="0"/>
      <w:bCs w:val="0"/>
      <w:sz w:val="24"/>
      <w:szCs w:val="18"/>
      <w:u w:val="single"/>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b/>
      <w:bCs w:val="0"/>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Author" w:customStyle="1">
    <w:name w:val="Author"/>
    <w:basedOn w:val="Normal"/>
    <w:rsid w:val="0039084B"/>
    <w:pPr>
      <w:spacing w:before="240"/>
      <w:jc w:val="center"/>
    </w:pPr>
    <w:rPr>
      <w:b/>
      <w:szCs w:val="24"/>
    </w:rPr>
  </w:style>
  <w:style w:type="paragraph" w:styleId="Address" w:customStyle="1">
    <w:name w:val="Address"/>
    <w:basedOn w:val="Normal"/>
    <w:link w:val="AddressChar"/>
    <w:autoRedefine/>
    <w:rsid w:val="009C17DF"/>
    <w:pPr>
      <w:jc w:val="center"/>
    </w:pPr>
  </w:style>
  <w:style w:type="character" w:styleId="AddressChar" w:customStyle="1">
    <w:name w:val="Address Char"/>
    <w:link w:val="Address"/>
    <w:rsid w:val="009C17DF"/>
    <w:rPr>
      <w:rFonts w:ascii="Times" w:hAnsi="Times"/>
      <w:sz w:val="24"/>
      <w:lang w:val="pt-BR" w:eastAsia="pt-BR"/>
    </w:rPr>
  </w:style>
  <w:style w:type="paragraph" w:styleId="Email" w:customStyle="1">
    <w:name w:val="Email"/>
    <w:basedOn w:val="Normal"/>
    <w:rsid w:val="00EE70EF"/>
    <w:pPr>
      <w:spacing w:after="120"/>
      <w:jc w:val="center"/>
    </w:pPr>
    <w:rPr>
      <w:rFonts w:ascii="Courier New" w:hAnsi="Courier New"/>
      <w:sz w:val="20"/>
    </w:rPr>
  </w:style>
  <w:style w:type="paragraph" w:styleId="Abstract" w:customStyle="1">
    <w:name w:val="Abstract"/>
    <w:basedOn w:val="Normal"/>
    <w:rsid w:val="00676E05"/>
    <w:pPr>
      <w:spacing w:after="120"/>
      <w:ind w:left="454" w:right="454"/>
    </w:pPr>
    <w:rPr>
      <w:i/>
      <w:szCs w:val="24"/>
    </w:rPr>
  </w:style>
  <w:style w:type="paragraph" w:styleId="Figure" w:customStyle="1">
    <w:name w:val="Figure"/>
    <w:basedOn w:val="Normal"/>
    <w:rsid w:val="00603861"/>
    <w:pPr>
      <w:jc w:val="center"/>
    </w:pPr>
    <w:rPr>
      <w:noProof/>
    </w:rPr>
  </w:style>
  <w:style w:type="paragraph" w:styleId="Reference" w:customStyle="1">
    <w:name w:val="Reference"/>
    <w:basedOn w:val="Normal"/>
    <w:rsid w:val="0025722C"/>
    <w:pPr>
      <w:ind w:left="284" w:hanging="284"/>
    </w:pPr>
  </w:style>
  <w:style w:type="character" w:styleId="Hyperlink">
    <w:name w:val="Hyperlink"/>
    <w:uiPriority w:val="99"/>
    <w:rsid w:val="00290562"/>
    <w:rPr>
      <w:color w:val="0000FF"/>
      <w:u w:val="single"/>
    </w:rPr>
  </w:style>
  <w:style w:type="paragraph" w:styleId="Ttulo">
    <w:name w:val="Title"/>
    <w:basedOn w:val="Normal"/>
    <w:qFormat/>
    <w:rsid w:val="0039084B"/>
    <w:pPr>
      <w:spacing w:before="240"/>
      <w:ind w:firstLine="397"/>
      <w:jc w:val="center"/>
    </w:pPr>
    <w:rPr>
      <w:rFonts w:cs="Arial"/>
      <w:b/>
      <w:bCs w:val="0"/>
      <w:sz w:val="32"/>
      <w:szCs w:val="32"/>
    </w:rPr>
  </w:style>
  <w:style w:type="paragraph" w:styleId="Legenda">
    <w:name w:val="caption"/>
    <w:basedOn w:val="Normal"/>
    <w:next w:val="Normal"/>
    <w:qFormat/>
    <w:rsid w:val="00C0066F"/>
    <w:pPr>
      <w:keepNext/>
      <w:spacing w:before="240"/>
      <w:ind w:right="454" w:firstLine="0"/>
      <w:jc w:val="center"/>
    </w:pPr>
    <w:rPr>
      <w:b/>
      <w:bCs w:val="0"/>
      <w:szCs w:val="24"/>
    </w:rPr>
  </w:style>
  <w:style w:type="paragraph" w:styleId="Pr-formataoHTML">
    <w:name w:val="HTML Preformatted"/>
    <w:basedOn w:val="Normal"/>
    <w:rsid w:val="00556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n-US"/>
    </w:rPr>
  </w:style>
  <w:style w:type="character" w:styleId="UnresolvedMention" w:customStyle="1">
    <w:name w:val="Unresolved Mention"/>
    <w:uiPriority w:val="99"/>
    <w:semiHidden/>
    <w:unhideWhenUsed/>
    <w:rsid w:val="004D2D6B"/>
    <w:rPr>
      <w:color w:val="605E5C"/>
      <w:shd w:val="clear" w:color="auto" w:fill="E1DFDD"/>
    </w:rPr>
  </w:style>
  <w:style w:type="table" w:styleId="Tabelacomgrade">
    <w:name w:val="Table Grid"/>
    <w:basedOn w:val="Tabelanormal"/>
    <w:uiPriority w:val="39"/>
    <w:rsid w:val="00412FE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balo">
    <w:name w:val="Balloon Text"/>
    <w:basedOn w:val="Normal"/>
    <w:link w:val="TextodebaloChar"/>
    <w:rsid w:val="00D546B8"/>
    <w:rPr>
      <w:rFonts w:ascii="Segoe UI" w:hAnsi="Segoe UI" w:cs="Segoe UI"/>
      <w:sz w:val="18"/>
      <w:szCs w:val="18"/>
    </w:rPr>
  </w:style>
  <w:style w:type="character" w:styleId="TextodebaloChar" w:customStyle="1">
    <w:name w:val="Texto de balão Char"/>
    <w:link w:val="Textodebalo"/>
    <w:rsid w:val="00D546B8"/>
    <w:rPr>
      <w:rFonts w:ascii="Segoe UI" w:hAnsi="Segoe UI" w:cs="Segoe UI"/>
      <w:sz w:val="18"/>
      <w:szCs w:val="18"/>
    </w:rPr>
  </w:style>
  <w:style w:type="paragraph" w:styleId="Cabealho">
    <w:name w:val="header"/>
    <w:basedOn w:val="Normal"/>
    <w:link w:val="CabealhoChar"/>
    <w:rsid w:val="00AB2AA1"/>
    <w:pPr>
      <w:tabs>
        <w:tab w:val="center" w:pos="4419"/>
        <w:tab w:val="right" w:pos="8838"/>
      </w:tabs>
      <w:spacing w:line="240" w:lineRule="auto"/>
    </w:pPr>
  </w:style>
  <w:style w:type="character" w:styleId="CabealhoChar" w:customStyle="1">
    <w:name w:val="Cabeçalho Char"/>
    <w:basedOn w:val="Fontepargpadro"/>
    <w:link w:val="Cabealho"/>
    <w:rsid w:val="00AB2AA1"/>
    <w:rPr>
      <w:rFonts w:ascii="Times" w:hAnsi="Times"/>
      <w:bCs/>
      <w:sz w:val="24"/>
      <w:lang w:val="pt-BR" w:eastAsia="pt-BR"/>
    </w:rPr>
  </w:style>
  <w:style w:type="paragraph" w:styleId="Rodap">
    <w:name w:val="footer"/>
    <w:basedOn w:val="Normal"/>
    <w:link w:val="RodapChar"/>
    <w:uiPriority w:val="99"/>
    <w:rsid w:val="00AB2AA1"/>
    <w:pPr>
      <w:tabs>
        <w:tab w:val="center" w:pos="4419"/>
        <w:tab w:val="right" w:pos="8838"/>
      </w:tabs>
      <w:spacing w:line="240" w:lineRule="auto"/>
    </w:pPr>
  </w:style>
  <w:style w:type="character" w:styleId="RodapChar" w:customStyle="1">
    <w:name w:val="Rodapé Char"/>
    <w:basedOn w:val="Fontepargpadro"/>
    <w:link w:val="Rodap"/>
    <w:uiPriority w:val="99"/>
    <w:rsid w:val="00AB2AA1"/>
    <w:rPr>
      <w:rFonts w:ascii="Times" w:hAnsi="Times"/>
      <w:bCs/>
      <w:sz w:val="24"/>
      <w:lang w:val="pt-BR" w:eastAsia="pt-BR"/>
    </w:rPr>
  </w:style>
  <w:style w:type="character" w:styleId="HiperlinkVisitado">
    <w:name w:val="FollowedHyperlink"/>
    <w:basedOn w:val="Fontepargpadro"/>
    <w:rsid w:val="00361FA7"/>
    <w:rPr>
      <w:color w:val="954F72" w:themeColor="followedHyperlink"/>
      <w:u w:val="single"/>
    </w:rPr>
  </w:style>
  <w:style w:type="paragraph" w:styleId="Textodecomentrio">
    <w:name w:val="annotation text"/>
    <w:basedOn w:val="Normal"/>
    <w:link w:val="TextodecomentrioChar"/>
    <w:uiPriority w:val="99"/>
    <w:rsid w:val="00EE6BA6"/>
    <w:pPr>
      <w:spacing w:line="240" w:lineRule="auto"/>
    </w:pPr>
    <w:rPr>
      <w:sz w:val="20"/>
    </w:rPr>
  </w:style>
  <w:style w:type="character" w:styleId="TextodecomentrioChar" w:customStyle="1">
    <w:name w:val="Texto de comentário Char"/>
    <w:basedOn w:val="Fontepargpadro"/>
    <w:link w:val="Textodecomentrio"/>
    <w:uiPriority w:val="99"/>
    <w:rsid w:val="00EE6BA6"/>
    <w:rPr>
      <w:rFonts w:ascii="Times" w:hAnsi="Times"/>
      <w:bCs/>
      <w:lang w:val="pt-BR" w:eastAsia="pt-BR"/>
    </w:rPr>
  </w:style>
  <w:style w:type="character" w:styleId="Refdecomentrio">
    <w:name w:val="annotation reference"/>
    <w:basedOn w:val="Fontepargpadro"/>
    <w:uiPriority w:val="99"/>
    <w:rsid w:val="00EE6BA6"/>
    <w:rPr>
      <w:sz w:val="16"/>
      <w:szCs w:val="16"/>
    </w:rPr>
  </w:style>
  <w:style w:type="paragraph" w:styleId="Assuntodocomentrio">
    <w:name w:val="annotation subject"/>
    <w:basedOn w:val="Textodecomentrio"/>
    <w:next w:val="Textodecomentrio"/>
    <w:link w:val="AssuntodocomentrioChar"/>
    <w:rsid w:val="00AE3D5D"/>
    <w:rPr>
      <w:b/>
    </w:rPr>
  </w:style>
  <w:style w:type="character" w:styleId="AssuntodocomentrioChar" w:customStyle="1">
    <w:name w:val="Assunto do comentário Char"/>
    <w:basedOn w:val="TextodecomentrioChar"/>
    <w:link w:val="Assuntodocomentrio"/>
    <w:rsid w:val="00AE3D5D"/>
    <w:rPr>
      <w:rFonts w:ascii="Times" w:hAnsi="Times"/>
      <w:b/>
      <w:bCs/>
      <w:lang w:val="pt-BR" w:eastAsia="pt-BR"/>
    </w:rPr>
  </w:style>
  <w:style w:type="character" w:styleId="Mention" w:customStyle="1">
    <w:name w:val="Mention"/>
    <w:basedOn w:val="Fontepargpadro"/>
    <w:uiPriority w:val="99"/>
    <w:unhideWhenUsed/>
    <w:rsid w:val="00031FBC"/>
    <w:rPr>
      <w:color w:val="2B579A"/>
      <w:shd w:val="clear" w:color="auto" w:fill="E6E6E6"/>
    </w:rPr>
  </w:style>
  <w:style w:type="table" w:styleId="TabeladeGrade4-nfase1">
    <w:name w:val="Grid Table 4 Accent 1"/>
    <w:basedOn w:val="Tabelanormal"/>
    <w:uiPriority w:val="49"/>
    <w:rsid w:val="0063240F"/>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grafodaLista">
    <w:name w:val="List Paragraph"/>
    <w:basedOn w:val="Normal"/>
    <w:link w:val="PargrafodaListaChar"/>
    <w:uiPriority w:val="34"/>
    <w:qFormat/>
    <w:rsid w:val="00C47879"/>
    <w:pPr>
      <w:ind w:left="720"/>
      <w:contextualSpacing/>
    </w:pPr>
  </w:style>
  <w:style w:type="character" w:styleId="RefernciaSutil">
    <w:name w:val="Subtle Reference"/>
    <w:uiPriority w:val="31"/>
    <w:qFormat/>
    <w:rsid w:val="00165AEE"/>
    <w:rPr>
      <w:rFonts w:eastAsia="Calibri"/>
      <w:sz w:val="20"/>
      <w:szCs w:val="16"/>
    </w:rPr>
  </w:style>
  <w:style w:type="paragraph" w:styleId="Imagem" w:customStyle="1">
    <w:name w:val="Imagem"/>
    <w:basedOn w:val="Normal"/>
    <w:link w:val="ImagemChar"/>
    <w:qFormat/>
    <w:rsid w:val="003D69AB"/>
    <w:pPr>
      <w:keepNext/>
      <w:spacing w:line="240" w:lineRule="auto"/>
      <w:ind w:firstLine="0"/>
      <w:jc w:val="center"/>
    </w:pPr>
    <w:rPr>
      <w:noProof/>
    </w:rPr>
  </w:style>
  <w:style w:type="character" w:styleId="ImagemChar" w:customStyle="1">
    <w:name w:val="Imagem Char"/>
    <w:basedOn w:val="Fontepargpadro"/>
    <w:link w:val="Imagem"/>
    <w:rsid w:val="003D69AB"/>
    <w:rPr>
      <w:bCs/>
      <w:noProof/>
      <w:sz w:val="24"/>
      <w:lang w:val="pt-BR" w:eastAsia="pt-BR"/>
    </w:rPr>
  </w:style>
  <w:style w:type="paragraph" w:styleId="Listagem" w:customStyle="1">
    <w:name w:val="Listagem"/>
    <w:basedOn w:val="PargrafodaLista"/>
    <w:link w:val="ListagemChar"/>
    <w:qFormat/>
    <w:rsid w:val="009813A7"/>
    <w:pPr>
      <w:numPr>
        <w:numId w:val="21"/>
      </w:numPr>
      <w:spacing w:before="240" w:line="276" w:lineRule="auto"/>
    </w:pPr>
    <w:rPr>
      <w:bCs w:val="0"/>
      <w:color w:val="000000" w:themeColor="text1"/>
      <w:szCs w:val="24"/>
    </w:rPr>
  </w:style>
  <w:style w:type="character" w:styleId="PargrafodaListaChar" w:customStyle="1">
    <w:name w:val="Parágrafo da Lista Char"/>
    <w:basedOn w:val="Fontepargpadro"/>
    <w:link w:val="PargrafodaLista"/>
    <w:uiPriority w:val="34"/>
    <w:rsid w:val="009813A7"/>
    <w:rPr>
      <w:bCs/>
      <w:sz w:val="24"/>
      <w:lang w:val="pt-BR" w:eastAsia="pt-BR"/>
    </w:rPr>
  </w:style>
  <w:style w:type="character" w:styleId="ListagemChar" w:customStyle="1">
    <w:name w:val="Listagem Char"/>
    <w:basedOn w:val="PargrafodaListaChar"/>
    <w:link w:val="Listagem"/>
    <w:rsid w:val="009813A7"/>
    <w:rPr>
      <w:bCs w:val="0"/>
      <w:color w:val="000000" w:themeColor="text1"/>
      <w:sz w:val="24"/>
      <w:szCs w:val="24"/>
      <w:lang w:val="pt-BR" w:eastAsia="pt-BR"/>
    </w:rPr>
  </w:style>
  <w:style w:type="character" w:styleId="author-name" w:customStyle="1">
    <w:name w:val="author-name"/>
    <w:basedOn w:val="Fontepargpadro"/>
    <w:rsid w:val="005973DC"/>
  </w:style>
  <w:style w:type="paragraph" w:styleId="Reviso">
    <w:name w:val="Revision"/>
    <w:hidden/>
    <w:uiPriority w:val="99"/>
    <w:semiHidden/>
    <w:rsid w:val="00134DC1"/>
    <w:rPr>
      <w:bCs/>
      <w:sz w:val="24"/>
      <w:lang w:val="pt-BR" w:eastAsia="pt-BR"/>
    </w:rPr>
  </w:style>
  <w:style w:type="character" w:styleId="Forte">
    <w:name w:val="Strong"/>
    <w:basedOn w:val="Fontepargpadro"/>
    <w:uiPriority w:val="22"/>
    <w:qFormat/>
    <w:rsid w:val="00C6637D"/>
    <w:rPr>
      <w:b/>
      <w:bCs/>
    </w:rPr>
  </w:style>
  <w:style w:type="paragraph" w:styleId="CabealhodoSumrio">
    <w:name w:val="TOC Heading"/>
    <w:basedOn w:val="Ttulo1"/>
    <w:next w:val="Normal"/>
    <w:uiPriority w:val="39"/>
    <w:unhideWhenUsed/>
    <w:qFormat/>
    <w:rsid w:val="00A321FB"/>
    <w:pPr>
      <w:keepLines/>
      <w:numPr>
        <w:numId w:val="0"/>
      </w:numPr>
      <w:spacing w:after="0" w:line="259" w:lineRule="auto"/>
      <w:outlineLvl w:val="9"/>
    </w:pPr>
    <w:rPr>
      <w:rFonts w:asciiTheme="majorHAnsi" w:hAnsiTheme="majorHAnsi" w:eastAsiaTheme="majorEastAsia" w:cstheme="majorBidi"/>
      <w:b w:val="0"/>
      <w:bCs w:val="0"/>
      <w:color w:val="2F5496" w:themeColor="accent1" w:themeShade="BF"/>
      <w:kern w:val="0"/>
      <w:sz w:val="32"/>
      <w:szCs w:val="32"/>
      <w:lang w:val="en-CA" w:eastAsia="en-CA"/>
    </w:rPr>
  </w:style>
  <w:style w:type="paragraph" w:styleId="Sumrio1">
    <w:name w:val="toc 1"/>
    <w:basedOn w:val="Normal"/>
    <w:next w:val="Normal"/>
    <w:autoRedefine/>
    <w:uiPriority w:val="39"/>
    <w:rsid w:val="003A2421"/>
    <w:pPr>
      <w:tabs>
        <w:tab w:val="left" w:pos="1320"/>
        <w:tab w:val="right" w:leader="dot" w:pos="9062"/>
      </w:tabs>
      <w:spacing w:after="100"/>
    </w:pPr>
  </w:style>
  <w:style w:type="paragraph" w:styleId="Sumrio2">
    <w:name w:val="toc 2"/>
    <w:basedOn w:val="Normal"/>
    <w:next w:val="Normal"/>
    <w:autoRedefine/>
    <w:uiPriority w:val="39"/>
    <w:rsid w:val="00A321FB"/>
    <w:pPr>
      <w:spacing w:after="100"/>
      <w:ind w:left="240"/>
    </w:pPr>
  </w:style>
  <w:style w:type="paragraph" w:styleId="Sumrio3">
    <w:name w:val="toc 3"/>
    <w:basedOn w:val="Normal"/>
    <w:next w:val="Normal"/>
    <w:autoRedefine/>
    <w:uiPriority w:val="39"/>
    <w:rsid w:val="00A321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584416036">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868636094">
      <w:bodyDiv w:val="1"/>
      <w:marLeft w:val="0"/>
      <w:marRight w:val="0"/>
      <w:marTop w:val="0"/>
      <w:marBottom w:val="0"/>
      <w:divBdr>
        <w:top w:val="none" w:sz="0" w:space="0" w:color="auto"/>
        <w:left w:val="none" w:sz="0" w:space="0" w:color="auto"/>
        <w:bottom w:val="none" w:sz="0" w:space="0" w:color="auto"/>
        <w:right w:val="none" w:sz="0" w:space="0" w:color="auto"/>
      </w:divBdr>
      <w:divsChild>
        <w:div w:id="521478326">
          <w:marLeft w:val="0"/>
          <w:marRight w:val="0"/>
          <w:marTop w:val="0"/>
          <w:marBottom w:val="0"/>
          <w:divBdr>
            <w:top w:val="none" w:sz="0" w:space="0" w:color="auto"/>
            <w:left w:val="none" w:sz="0" w:space="0" w:color="auto"/>
            <w:bottom w:val="none" w:sz="0" w:space="0" w:color="auto"/>
            <w:right w:val="none" w:sz="0" w:space="0" w:color="auto"/>
          </w:divBdr>
        </w:div>
        <w:div w:id="1078019618">
          <w:marLeft w:val="0"/>
          <w:marRight w:val="0"/>
          <w:marTop w:val="0"/>
          <w:marBottom w:val="0"/>
          <w:divBdr>
            <w:top w:val="none" w:sz="0" w:space="0" w:color="auto"/>
            <w:left w:val="none" w:sz="0" w:space="0" w:color="auto"/>
            <w:bottom w:val="none" w:sz="0" w:space="0" w:color="auto"/>
            <w:right w:val="none" w:sz="0" w:space="0" w:color="auto"/>
          </w:divBdr>
        </w:div>
        <w:div w:id="1715233872">
          <w:marLeft w:val="0"/>
          <w:marRight w:val="0"/>
          <w:marTop w:val="0"/>
          <w:marBottom w:val="360"/>
          <w:divBdr>
            <w:top w:val="none" w:sz="0" w:space="0" w:color="auto"/>
            <w:left w:val="none" w:sz="0" w:space="0" w:color="auto"/>
            <w:bottom w:val="none" w:sz="0" w:space="0" w:color="auto"/>
            <w:right w:val="none" w:sz="0" w:space="0" w:color="auto"/>
          </w:divBdr>
        </w:div>
        <w:div w:id="2098092173">
          <w:marLeft w:val="0"/>
          <w:marRight w:val="0"/>
          <w:marTop w:val="0"/>
          <w:marBottom w:val="0"/>
          <w:divBdr>
            <w:top w:val="none" w:sz="0" w:space="0" w:color="auto"/>
            <w:left w:val="none" w:sz="0" w:space="0" w:color="auto"/>
            <w:bottom w:val="none" w:sz="0" w:space="0" w:color="auto"/>
            <w:right w:val="none" w:sz="0" w:space="0" w:color="auto"/>
          </w:divBdr>
        </w:div>
      </w:divsChild>
    </w:div>
    <w:div w:id="20959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comments" Target="comments.xml" Id="rId26" /><Relationship Type="http://schemas.openxmlformats.org/officeDocument/2006/relationships/hyperlink" Target="https://www.absolar.org.br/noticia/trf5-vai-instalar-mais-uma-usina-fotovoltaica/" TargetMode="External" Id="rId39" /><Relationship Type="http://schemas.openxmlformats.org/officeDocument/2006/relationships/image" Target="media/image1.png" Id="rId21" /><Relationship Type="http://schemas.openxmlformats.org/officeDocument/2006/relationships/image" Target="media/image7.png" Id="rId34" /><Relationship Type="http://schemas.microsoft.com/office/2011/relationships/people" Target="peop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image" Target="media/image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3.png" Id="rId24" /><Relationship Type="http://schemas.openxmlformats.org/officeDocument/2006/relationships/hyperlink" Target="https://bit.ly/GitHub-PersistenceBusiness-CarregamentoCruzamento" TargetMode="External" Id="rId32" /><Relationship Type="http://schemas.openxmlformats.org/officeDocument/2006/relationships/image" Target="media/image10.png" Id="rId37" /><Relationship Type="http://schemas.openxmlformats.org/officeDocument/2006/relationships/footer" Target="footer7.xml" Id="rId40" /><Relationship Type="http://schemas.microsoft.com/office/2019/09/relationships/intelligence" Target="intelligence.xml" Id="R372761aca9084812" /><Relationship Type="http://schemas.microsoft.com/office/2016/09/relationships/commentsIds" Target="commentsIds.xml" Id="rId45"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2.png" Id="rId23" /><Relationship Type="http://schemas.openxmlformats.org/officeDocument/2006/relationships/image" Target="media/image4.png" Id="rId28" /><Relationship Type="http://schemas.openxmlformats.org/officeDocument/2006/relationships/image" Target="media/image9.png" Id="rId36" /><Relationship Type="http://schemas.openxmlformats.org/officeDocument/2006/relationships/endnotes" Target="endnotes.xml" Id="rId10" /><Relationship Type="http://schemas.openxmlformats.org/officeDocument/2006/relationships/footer" Target="footer5.xml" Id="rId19" /><Relationship Type="http://schemas.openxmlformats.org/officeDocument/2006/relationships/hyperlink" Target="https://bit.ly/GitHub-DataBase-ExtracaoTratamento" TargetMode="External"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s://www.oreilly.com/library/view/software-architecture-patterns/9781491971437/ch01.html" TargetMode="External" Id="rId22" /><Relationship Type="http://schemas.microsoft.com/office/2011/relationships/commentsExtended" Target="commentsExtended.xml" Id="rId27" /><Relationship Type="http://schemas.microsoft.com/office/2007/relationships/hdphoto" Target="media/hdphoto2.wdp" Id="rId30" /><Relationship Type="http://schemas.openxmlformats.org/officeDocument/2006/relationships/image" Target="media/image8.png" Id="rId35" /><Relationship Type="http://schemas.openxmlformats.org/officeDocument/2006/relationships/glossaryDocument" Target="glossary/document.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footer" Target="footer3.xml" Id="rId17" /><Relationship Type="http://schemas.microsoft.com/office/2007/relationships/hdphoto" Target="media/hdphoto1.wdp" Id="rId25" /><Relationship Type="http://schemas.openxmlformats.org/officeDocument/2006/relationships/image" Target="media/image6.png" Id="rId33" /><Relationship Type="http://schemas.openxmlformats.org/officeDocument/2006/relationships/footer" Target="footer6.xml" Id="rId38" /><Relationship Type="http://schemas.microsoft.com/office/2018/08/relationships/commentsExtensible" Target="commentsExtensible.xml" Id="rId46" /><Relationship Type="http://schemas.openxmlformats.org/officeDocument/2006/relationships/hyperlink" Target="https://static.packt-cdn.com/products/9781789809770/graphics/assets/ab9be4ee-22f4-4f04-982f-3b04a754468c.png" TargetMode="External" Id="rId20" /><Relationship Type="http://schemas.openxmlformats.org/officeDocument/2006/relationships/fontTable" Target="fontTable.xml" Id="rId41" /><Relationship Type="http://schemas.openxmlformats.org/officeDocument/2006/relationships/footer" Target="footer8.xml" Id="Rd896f587d3de4cbb" /><Relationship Type="http://schemas.openxmlformats.org/officeDocument/2006/relationships/footer" Target="footer9.xml" Id="R80f648f964eb462f" /><Relationship Type="http://schemas.openxmlformats.org/officeDocument/2006/relationships/image" Target="/media/imageb.png" Id="R9cadd385fa4c4938" /><Relationship Type="http://schemas.openxmlformats.org/officeDocument/2006/relationships/image" Target="/media/imagec.png" Id="Refd4d5caf8c5464d" /><Relationship Type="http://schemas.openxmlformats.org/officeDocument/2006/relationships/image" Target="/media/imaged.png" Id="R0034408104f6456d"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216AC1"/>
    <w:rsid w:val="00216A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342b4ed-774e-456b-8c48-247cafdc9d78" xsi:nil="true"/>
    <lcf76f155ced4ddcb4097134ff3c332f xmlns="caad1945-3e58-4836-a82d-18849bd437d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10" ma:contentTypeDescription="Crie um novo documento." ma:contentTypeScope="" ma:versionID="30d91b133b44d568b0ddb0b798b7a066">
  <xsd:schema xmlns:xsd="http://www.w3.org/2001/XMLSchema" xmlns:xs="http://www.w3.org/2001/XMLSchema" xmlns:p="http://schemas.microsoft.com/office/2006/metadata/properties" xmlns:ns2="caad1945-3e58-4836-a82d-18849bd437db" xmlns:ns3="e342b4ed-774e-456b-8c48-247cafdc9d78" targetNamespace="http://schemas.microsoft.com/office/2006/metadata/properties" ma:root="true" ma:fieldsID="94764e148f1bad8e40db97bbff0b85d3" ns2:_="" ns3:_="">
    <xsd:import namespace="caad1945-3e58-4836-a82d-18849bd437db"/>
    <xsd:import namespace="e342b4ed-774e-456b-8c48-247cafdc9d7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a3c6e446-f6e6-4b9f-9713-d8f03b62c6f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42b4ed-774e-456b-8c48-247cafdc9d7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3b5042f-098d-4def-ac03-c1a38eefc75a}" ma:internalName="TaxCatchAll" ma:showField="CatchAllData" ma:web="e342b4ed-774e-456b-8c48-247cafdc9d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0898-4623-4F58-92E5-A2DB18485CB5}">
  <ds:schemaRefs>
    <ds:schemaRef ds:uri="http://schemas.microsoft.com/sharepoint/v3/contenttype/forms"/>
  </ds:schemaRefs>
</ds:datastoreItem>
</file>

<file path=customXml/itemProps2.xml><?xml version="1.0" encoding="utf-8"?>
<ds:datastoreItem xmlns:ds="http://schemas.openxmlformats.org/officeDocument/2006/customXml" ds:itemID="{382DA851-5257-42D3-BC4B-62C8010AB7AE}">
  <ds:schemaRefs>
    <ds:schemaRef ds:uri="http://purl.org/dc/dcmitype/"/>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www.w3.org/XML/1998/namespace"/>
    <ds:schemaRef ds:uri="e342b4ed-774e-456b-8c48-247cafdc9d78"/>
    <ds:schemaRef ds:uri="caad1945-3e58-4836-a82d-18849bd437db"/>
    <ds:schemaRef ds:uri="http://purl.org/dc/terms/"/>
  </ds:schemaRefs>
</ds:datastoreItem>
</file>

<file path=customXml/itemProps3.xml><?xml version="1.0" encoding="utf-8"?>
<ds:datastoreItem xmlns:ds="http://schemas.openxmlformats.org/officeDocument/2006/customXml" ds:itemID="{3645F658-B296-4A4D-A56C-2341570CE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d1945-3e58-4836-a82d-18849bd437db"/>
    <ds:schemaRef ds:uri="e342b4ed-774e-456b-8c48-247cafdc9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3B61A-4B4F-4291-A07F-12572A670D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sbc-template</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Bruno Silva Devesa;Sanderson Esteves Vieira</dc:creator>
  <keywords/>
  <lastModifiedBy>Bruno Silva Devesa</lastModifiedBy>
  <revision>608</revision>
  <lastPrinted>2022-04-25T17:28:00.0000000Z</lastPrinted>
  <dcterms:created xsi:type="dcterms:W3CDTF">2022-04-12T00:16:00.0000000Z</dcterms:created>
  <dcterms:modified xsi:type="dcterms:W3CDTF">2022-06-14T18:32:20.6403456Z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y fmtid="{D5CDD505-2E9C-101B-9397-08002B2CF9AE}" pid="3" name="MediaServiceImageTags">
    <vt:lpwstr/>
  </property>
</Properties>
</file>