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00616" w:rsidP="35C8A7CD" w:rsidRDefault="35C8A7CD" w14:paraId="64D7127C" w14:textId="5C9014CE">
      <w:pPr>
        <w:pStyle w:val="Heading1"/>
        <w:rPr>
          <w:rFonts w:ascii="Calibri Light" w:hAnsi="Calibri Light"/>
        </w:rPr>
      </w:pPr>
      <w:r w:rsidRPr="35C8A7CD">
        <w:t>[EPD – Engineering Planning Document] Desenvolvimento de aplicação para tratamento de dados</w:t>
      </w:r>
    </w:p>
    <w:p w:rsidR="00200616" w:rsidP="35C8A7CD" w:rsidRDefault="00200616" w14:paraId="57DA3319" w14:textId="124BC239">
      <w:pPr>
        <w:pStyle w:val="Heading6"/>
        <w:rPr>
          <w:rFonts w:ascii="Calibri" w:hAnsi="Calibri" w:eastAsia="Calibri" w:cs="Calibri"/>
        </w:rPr>
      </w:pPr>
    </w:p>
    <w:p w:rsidR="00200616" w:rsidP="35C8A7CD" w:rsidRDefault="35C8A7CD" w14:paraId="04AD13BC" w14:textId="5A25D286">
      <w:pPr>
        <w:rPr>
          <w:rFonts w:ascii="Calibri" w:hAnsi="Calibri" w:eastAsia="Calibri" w:cs="Calibri"/>
          <w:b/>
          <w:bCs/>
        </w:rPr>
      </w:pPr>
      <w:r w:rsidRPr="35C8A7CD">
        <w:rPr>
          <w:rFonts w:ascii="Calibri" w:hAnsi="Calibri" w:eastAsia="Calibri" w:cs="Calibri"/>
          <w:b/>
          <w:bCs/>
        </w:rPr>
        <w:t>Autores:</w:t>
      </w:r>
    </w:p>
    <w:p w:rsidR="00200616" w:rsidP="40D2249E" w:rsidRDefault="7CF45808" w14:paraId="08AD46E5" w14:textId="6B748799">
      <w:pPr>
        <w:pStyle w:val="ListParagraph"/>
        <w:numPr>
          <w:ilvl w:val="0"/>
          <w:numId w:val="4"/>
        </w:numPr>
        <w:rPr>
          <w:rFonts w:eastAsiaTheme="minorEastAsia"/>
        </w:rPr>
      </w:pPr>
      <w:r w:rsidRPr="40D2249E">
        <w:rPr>
          <w:rFonts w:ascii="Calibri" w:hAnsi="Calibri" w:eastAsia="Calibri" w:cs="Calibri"/>
        </w:rPr>
        <w:t xml:space="preserve">Anderson Bolivar Nascimento </w:t>
      </w:r>
    </w:p>
    <w:p w:rsidRPr="009E0230" w:rsidR="40D2249E" w:rsidP="40D2249E" w:rsidRDefault="40D2249E" w14:paraId="0540CA0A" w14:textId="578D8978">
      <w:pPr>
        <w:pStyle w:val="ListParagraph"/>
        <w:numPr>
          <w:ilvl w:val="0"/>
          <w:numId w:val="4"/>
        </w:numPr>
      </w:pPr>
      <w:r w:rsidRPr="40D2249E">
        <w:rPr>
          <w:rFonts w:ascii="Calibri" w:hAnsi="Calibri" w:cs="Calibri" w:eastAsiaTheme="minorEastAsia"/>
        </w:rPr>
        <w:t>Anselmo Berriel de Lira</w:t>
      </w:r>
    </w:p>
    <w:p w:rsidRPr="00752C22" w:rsidR="009E0230" w:rsidP="40D2249E" w:rsidRDefault="009E0230" w14:paraId="4FC1DA8B" w14:textId="7023F33E">
      <w:pPr>
        <w:pStyle w:val="ListParagraph"/>
        <w:numPr>
          <w:ilvl w:val="0"/>
          <w:numId w:val="4"/>
        </w:numPr>
      </w:pPr>
      <w:r>
        <w:rPr>
          <w:rFonts w:ascii="Calibri" w:hAnsi="Calibri" w:cs="Calibri" w:eastAsiaTheme="minorEastAsia"/>
        </w:rPr>
        <w:t xml:space="preserve">Sanderson </w:t>
      </w:r>
      <w:r w:rsidR="00752C22">
        <w:rPr>
          <w:rFonts w:ascii="Calibri" w:hAnsi="Calibri" w:cs="Calibri" w:eastAsiaTheme="minorEastAsia"/>
        </w:rPr>
        <w:t>Esteves Vieira</w:t>
      </w:r>
    </w:p>
    <w:p w:rsidRPr="00C578F2" w:rsidR="00752C22" w:rsidP="40D2249E" w:rsidRDefault="00CA019A" w14:paraId="24E41E0F" w14:textId="3BDBDDE2">
      <w:pPr>
        <w:pStyle w:val="ListParagraph"/>
        <w:numPr>
          <w:ilvl w:val="0"/>
          <w:numId w:val="4"/>
        </w:numPr>
      </w:pPr>
      <w:r>
        <w:rPr>
          <w:rFonts w:ascii="Calibri" w:hAnsi="Calibri" w:cs="Calibri" w:eastAsiaTheme="minorEastAsia"/>
        </w:rPr>
        <w:t>Bruno Silva Devesa</w:t>
      </w:r>
    </w:p>
    <w:p w:rsidR="00C578F2" w:rsidP="40D2249E" w:rsidRDefault="00C578F2" w14:paraId="5B91D2DD" w14:textId="7C4EA642">
      <w:pPr>
        <w:pStyle w:val="ListParagraph"/>
        <w:numPr>
          <w:ilvl w:val="0"/>
          <w:numId w:val="4"/>
        </w:numPr>
      </w:pPr>
      <w:r>
        <w:rPr>
          <w:rFonts w:ascii="Calibri" w:hAnsi="Calibri" w:cs="Calibri" w:eastAsiaTheme="minorEastAsia"/>
        </w:rPr>
        <w:t xml:space="preserve">Douglas Gonçalves </w:t>
      </w:r>
      <w:r w:rsidR="0029238F">
        <w:rPr>
          <w:rFonts w:ascii="Calibri" w:hAnsi="Calibri" w:cs="Calibri" w:eastAsiaTheme="minorEastAsia"/>
        </w:rPr>
        <w:t>Gugli</w:t>
      </w:r>
      <w:r w:rsidR="00981411">
        <w:rPr>
          <w:rFonts w:ascii="Calibri" w:hAnsi="Calibri" w:cs="Calibri" w:eastAsiaTheme="minorEastAsia"/>
        </w:rPr>
        <w:t>elmelli</w:t>
      </w:r>
    </w:p>
    <w:p w:rsidR="40D2249E" w:rsidP="40D2249E" w:rsidRDefault="40D2249E" w14:paraId="1E71C766" w14:textId="0D360F4A">
      <w:pPr>
        <w:rPr>
          <w:rFonts w:eastAsiaTheme="minorEastAsia"/>
        </w:rPr>
      </w:pPr>
    </w:p>
    <w:p w:rsidR="00200616" w:rsidP="35C8A7CD" w:rsidRDefault="7CF45808" w14:paraId="03471F85" w14:textId="3C2E9F07">
      <w:pPr>
        <w:rPr>
          <w:rFonts w:ascii="Calibri" w:hAnsi="Calibri" w:eastAsia="Calibri" w:cs="Calibri"/>
          <w:b/>
          <w:bCs/>
        </w:rPr>
      </w:pPr>
      <w:r w:rsidRPr="40D2249E">
        <w:rPr>
          <w:rFonts w:ascii="Calibri" w:hAnsi="Calibri" w:eastAsia="Calibri" w:cs="Calibri"/>
          <w:b/>
          <w:bCs/>
        </w:rPr>
        <w:t>Links de Referência:</w:t>
      </w:r>
    </w:p>
    <w:p w:rsidRPr="00C53B58" w:rsidR="40D2249E" w:rsidP="40D2249E" w:rsidRDefault="40D2249E" w14:paraId="468B9C1B" w14:textId="135B5FF6">
      <w:pPr>
        <w:pStyle w:val="ListParagraph"/>
        <w:numPr>
          <w:ilvl w:val="0"/>
          <w:numId w:val="2"/>
        </w:numPr>
        <w:rPr>
          <w:rFonts w:eastAsiaTheme="minorEastAsia"/>
          <w:b/>
          <w:bCs/>
          <w:lang w:val="en-US"/>
        </w:rPr>
      </w:pPr>
      <w:r w:rsidRPr="00C53B58">
        <w:rPr>
          <w:rFonts w:ascii="Calibri" w:hAnsi="Calibri" w:eastAsia="Calibri" w:cs="Calibri"/>
          <w:b/>
          <w:bCs/>
          <w:lang w:val="en-US"/>
        </w:rPr>
        <w:t>DMOT Design Pattern for ETL (Data Model, Orchestrator, Transformer): https://towardsdatascience.com/dmot-a-design-pattern-for-etl-data-model-orchestrator-transformer-c0d7baacb8c7</w:t>
      </w:r>
    </w:p>
    <w:p w:rsidR="00200616" w:rsidP="35C8A7CD" w:rsidRDefault="35C8A7CD" w14:paraId="3C17621D" w14:textId="59F7C8A2">
      <w:pPr>
        <w:rPr>
          <w:rFonts w:ascii="Calibri" w:hAnsi="Calibri" w:eastAsia="Calibri" w:cs="Calibri"/>
        </w:rPr>
      </w:pPr>
      <w:r w:rsidRPr="35C8A7CD">
        <w:rPr>
          <w:rFonts w:ascii="Calibri" w:hAnsi="Calibri" w:eastAsia="Calibri" w:cs="Calibri"/>
        </w:rPr>
        <w:t xml:space="preserve">Links relacionados a este documento </w:t>
      </w:r>
    </w:p>
    <w:p w:rsidR="00200616" w:rsidP="35C8A7CD" w:rsidRDefault="00200616" w14:paraId="62C48B90" w14:textId="25F587D6">
      <w:pPr>
        <w:pStyle w:val="Heading1"/>
        <w:rPr>
          <w:rFonts w:ascii="Calibri" w:hAnsi="Calibri" w:eastAsia="Calibri" w:cs="Calibri"/>
          <w:sz w:val="22"/>
          <w:szCs w:val="22"/>
        </w:rPr>
      </w:pPr>
    </w:p>
    <w:p w:rsidR="00200616" w:rsidP="35C8A7CD" w:rsidRDefault="35C8A7CD" w14:paraId="00F72596" w14:textId="235CB308">
      <w:pPr>
        <w:pStyle w:val="Heading1"/>
        <w:rPr>
          <w:rStyle w:val="Heading2Char"/>
        </w:rPr>
      </w:pPr>
      <w:r w:rsidRPr="35C8A7CD">
        <w:rPr>
          <w:rStyle w:val="Heading2Char"/>
        </w:rPr>
        <w:t>Linguagem Python</w:t>
      </w:r>
    </w:p>
    <w:p w:rsidR="00200616" w:rsidP="35C8A7CD" w:rsidRDefault="00200616" w14:paraId="51C1E312" w14:textId="2D4B1594">
      <w:pPr>
        <w:rPr>
          <w:rFonts w:ascii="Calibri" w:hAnsi="Calibri" w:eastAsia="Calibri" w:cs="Calibri"/>
        </w:rPr>
      </w:pPr>
    </w:p>
    <w:p w:rsidR="00200616" w:rsidP="35C8A7CD" w:rsidRDefault="005F5EA0" w14:paraId="6A58428C" w14:textId="2753DE43">
      <w:pPr>
        <w:rPr>
          <w:rFonts w:ascii="Calibri" w:hAnsi="Calibri" w:eastAsia="Calibri" w:cs="Calibri"/>
        </w:rPr>
      </w:pPr>
      <w:hyperlink r:id="rId8">
        <w:r w:rsidRPr="35C8A7CD" w:rsidR="35C8A7CD">
          <w:rPr>
            <w:rStyle w:val="Hyperlink"/>
            <w:rFonts w:ascii="Calibri" w:hAnsi="Calibri" w:eastAsia="Calibri" w:cs="Calibri"/>
          </w:rPr>
          <w:t>O que é Python?</w:t>
        </w:r>
      </w:hyperlink>
    </w:p>
    <w:p w:rsidR="00200616" w:rsidP="35C8A7CD" w:rsidRDefault="005F5EA0" w14:paraId="1630459D" w14:textId="7C94F4D4">
      <w:pPr>
        <w:rPr>
          <w:rFonts w:ascii="Calibri" w:hAnsi="Calibri" w:eastAsia="Calibri" w:cs="Calibri"/>
        </w:rPr>
      </w:pPr>
      <w:hyperlink r:id="rId9">
        <w:r w:rsidRPr="35C8A7CD" w:rsidR="35C8A7CD">
          <w:rPr>
            <w:rStyle w:val="Hyperlink"/>
            <w:rFonts w:ascii="Calibri" w:hAnsi="Calibri" w:eastAsia="Calibri" w:cs="Calibri"/>
          </w:rPr>
          <w:t>Quais as diferenças entre tipagens</w:t>
        </w:r>
      </w:hyperlink>
    </w:p>
    <w:p w:rsidR="40D2249E" w:rsidP="234E12F5" w:rsidRDefault="7CF45808" w14:paraId="5DC8325E" w14:textId="1222AC87">
      <w:pPr>
        <w:spacing w:after="160" w:line="259" w:lineRule="auto"/>
        <w:rPr>
          <w:rFonts w:ascii="Calibri" w:hAnsi="Calibri" w:eastAsia="Calibri" w:cs="Calibri"/>
          <w:color w:val="000000" w:themeColor="text1"/>
          <w:sz w:val="22"/>
          <w:szCs w:val="22"/>
        </w:rPr>
      </w:pPr>
      <w:r w:rsidRPr="234E12F5">
        <w:rPr>
          <w:rFonts w:ascii="Calibri" w:hAnsi="Calibri" w:eastAsia="Calibri" w:cs="Calibri"/>
          <w:color w:val="000000" w:themeColor="text1"/>
          <w:sz w:val="22"/>
          <w:szCs w:val="22"/>
        </w:rPr>
        <w:t xml:space="preserve">O Python é uma linguagem de programação de alto nível, interpretada e multiparadigma, ou seja, suporta diversos paradigmas de desenvolvimento. Além do mais é uma linguagem de tipagem </w:t>
      </w:r>
      <w:r w:rsidRPr="234E12F5" w:rsidR="234E12F5">
        <w:rPr>
          <w:rFonts w:ascii="Calibri" w:hAnsi="Calibri" w:eastAsia="Calibri" w:cs="Calibri"/>
          <w:color w:val="000000" w:themeColor="text1"/>
          <w:sz w:val="22"/>
          <w:szCs w:val="22"/>
        </w:rPr>
        <w:t xml:space="preserve">forte, não realiza conversões automaticamente, e </w:t>
      </w:r>
      <w:commentRangeStart w:id="0"/>
      <w:commentRangeStart w:id="1"/>
      <w:commentRangeStart w:id="2"/>
      <w:r w:rsidRPr="40D2249E">
        <w:rPr>
          <w:rFonts w:ascii="Calibri" w:hAnsi="Calibri" w:eastAsia="Calibri" w:cs="Calibri"/>
        </w:rPr>
        <w:t>dinâmica</w:t>
      </w:r>
      <w:commentRangeEnd w:id="0"/>
      <w:r w:rsidR="40D2249E">
        <w:commentReference w:id="0"/>
      </w:r>
      <w:commentRangeEnd w:id="1"/>
      <w:r w:rsidR="40D2249E">
        <w:commentReference w:id="1"/>
      </w:r>
      <w:commentRangeEnd w:id="2"/>
      <w:r w:rsidR="40D2249E">
        <w:commentReference w:id="2"/>
      </w:r>
      <w:r w:rsidRPr="234E12F5" w:rsidR="234E12F5">
        <w:rPr>
          <w:rFonts w:ascii="Calibri" w:hAnsi="Calibri" w:eastAsia="Calibri" w:cs="Calibri"/>
          <w:color w:val="000000" w:themeColor="text1"/>
          <w:sz w:val="22"/>
          <w:szCs w:val="22"/>
        </w:rPr>
        <w:t>,</w:t>
      </w:r>
      <w:r w:rsidRPr="234E12F5">
        <w:rPr>
          <w:rFonts w:ascii="Calibri" w:hAnsi="Calibri" w:eastAsia="Calibri" w:cs="Calibri"/>
          <w:color w:val="000000" w:themeColor="text1"/>
          <w:sz w:val="22"/>
          <w:szCs w:val="22"/>
        </w:rPr>
        <w:t xml:space="preserve"> o tipo dos dados é definido de acordo com o valor atribuído à variável em tempo de execução dinamicamente.</w:t>
      </w:r>
      <w:r w:rsidRPr="234E12F5" w:rsidR="234E12F5">
        <w:rPr>
          <w:rFonts w:ascii="Calibri" w:hAnsi="Calibri" w:eastAsia="Calibri" w:cs="Calibri"/>
          <w:color w:val="000000" w:themeColor="text1"/>
          <w:sz w:val="22"/>
          <w:szCs w:val="22"/>
        </w:rPr>
        <w:t xml:space="preserve"> O Python é utilizado mais frequentemente para aplicações que fazem diversas análises de dados.</w:t>
      </w:r>
    </w:p>
    <w:p w:rsidR="234E12F5" w:rsidP="234E12F5" w:rsidRDefault="234E12F5" w14:paraId="70E2510E" w14:textId="424625D7">
      <w:pPr>
        <w:spacing w:after="160" w:line="259" w:lineRule="auto"/>
        <w:rPr>
          <w:color w:val="000000" w:themeColor="text1"/>
        </w:rPr>
      </w:pPr>
    </w:p>
    <w:p w:rsidR="7CF45808" w:rsidP="40D2249E" w:rsidRDefault="005F5EA0" w14:paraId="0033322C" w14:textId="0DED762D">
      <w:pPr>
        <w:rPr>
          <w:rFonts w:ascii="Calibri" w:hAnsi="Calibri" w:eastAsia="Calibri" w:cs="Calibri"/>
          <w:color w:val="0070C0"/>
          <w:u w:val="single"/>
        </w:rPr>
      </w:pPr>
      <w:hyperlink r:id="rId14">
        <w:r w:rsidRPr="40D2249E" w:rsidR="7CF45808">
          <w:rPr>
            <w:rStyle w:val="Hyperlink"/>
            <w:rFonts w:ascii="Calibri" w:hAnsi="Calibri" w:eastAsia="Calibri" w:cs="Calibri"/>
            <w:color w:val="0070C0"/>
          </w:rPr>
          <w:t>Benefícios</w:t>
        </w:r>
      </w:hyperlink>
      <w:r w:rsidRPr="40D2249E" w:rsidR="40D2249E">
        <w:rPr>
          <w:rFonts w:ascii="Calibri" w:hAnsi="Calibri" w:eastAsia="Calibri" w:cs="Calibri"/>
          <w:color w:val="0070C0"/>
        </w:rPr>
        <w:t xml:space="preserve"> </w:t>
      </w:r>
      <w:r w:rsidRPr="40D2249E" w:rsidR="40D2249E">
        <w:rPr>
          <w:rFonts w:ascii="Calibri" w:hAnsi="Calibri" w:eastAsia="Calibri" w:cs="Calibri"/>
          <w:color w:val="0070C0"/>
          <w:u w:val="single"/>
        </w:rPr>
        <w:t>de se utilizar Python para a análise de dados</w:t>
      </w:r>
    </w:p>
    <w:p w:rsidR="7CF45808" w:rsidP="40D2249E" w:rsidRDefault="7CF45808" w14:paraId="6DA223CF" w14:textId="487E576E">
      <w:pPr>
        <w:rPr>
          <w:rFonts w:ascii="Calibri" w:hAnsi="Calibri" w:eastAsia="Calibri" w:cs="Calibri"/>
        </w:rPr>
      </w:pPr>
      <w:r w:rsidRPr="40D2249E">
        <w:rPr>
          <w:rFonts w:ascii="Calibri" w:hAnsi="Calibri" w:eastAsia="Calibri" w:cs="Calibri"/>
        </w:rPr>
        <w:t>O Python, além de orientado a objetos (o que permite utilizar a modelagem baseada em negócios, possui uma ampla gama de bibliotecas e ferramentas para modelagem de dados, análise preditiva e estatística, desenvolvidas pela comunidade. Aliado a isto, o fato de ser uma linguagem interpretada possibilita desenvolver e corrigir erros enquanto se executa o código, diferente de Java e C++, onde o código deve ser compilado antes de ser executado e testado.</w:t>
      </w:r>
    </w:p>
    <w:p w:rsidR="40D2249E" w:rsidP="40D2249E" w:rsidRDefault="40D2249E" w14:paraId="0062DE4C" w14:textId="43B8DE39">
      <w:pPr>
        <w:rPr>
          <w:rFonts w:ascii="Calibri" w:hAnsi="Calibri" w:eastAsia="Calibri" w:cs="Calibri"/>
        </w:rPr>
      </w:pPr>
    </w:p>
    <w:p w:rsidR="40D2249E" w:rsidP="40D2249E" w:rsidRDefault="40D2249E" w14:paraId="09B8AE77" w14:textId="2321A2C2">
      <w:pPr>
        <w:rPr>
          <w:rFonts w:ascii="Calibri" w:hAnsi="Calibri" w:eastAsia="Calibri" w:cs="Calibri"/>
        </w:rPr>
      </w:pPr>
    </w:p>
    <w:p w:rsidR="00DB2724" w:rsidP="40D2249E" w:rsidRDefault="00DB2724" w14:paraId="07DD700D" w14:textId="77777777">
      <w:pPr>
        <w:rPr>
          <w:rFonts w:ascii="Calibri" w:hAnsi="Calibri" w:eastAsia="Calibri" w:cs="Calibri"/>
        </w:rPr>
      </w:pPr>
    </w:p>
    <w:p w:rsidR="00DB2724" w:rsidP="40D2249E" w:rsidRDefault="00DB2724" w14:paraId="570A5801" w14:textId="77777777">
      <w:pPr>
        <w:rPr>
          <w:rFonts w:ascii="Calibri" w:hAnsi="Calibri" w:eastAsia="Calibri" w:cs="Calibri"/>
        </w:rPr>
      </w:pPr>
    </w:p>
    <w:p w:rsidR="00DB2724" w:rsidP="40D2249E" w:rsidRDefault="00DB2724" w14:paraId="022C0ECE" w14:textId="77777777">
      <w:pPr>
        <w:rPr>
          <w:rFonts w:ascii="Calibri" w:hAnsi="Calibri" w:eastAsia="Calibri" w:cs="Calibri"/>
        </w:rPr>
      </w:pPr>
    </w:p>
    <w:p w:rsidR="00DB2724" w:rsidP="40D2249E" w:rsidRDefault="00DB2724" w14:paraId="1C582FD4" w14:textId="77777777">
      <w:pPr>
        <w:rPr>
          <w:rFonts w:ascii="Calibri" w:hAnsi="Calibri" w:eastAsia="Calibri" w:cs="Calibri"/>
        </w:rPr>
      </w:pPr>
    </w:p>
    <w:p w:rsidR="00DB2724" w:rsidP="40D2249E" w:rsidRDefault="00DB2724" w14:paraId="037F95FF" w14:textId="77777777">
      <w:pPr>
        <w:rPr>
          <w:rFonts w:ascii="Calibri" w:hAnsi="Calibri" w:eastAsia="Calibri" w:cs="Calibri"/>
        </w:rPr>
      </w:pPr>
    </w:p>
    <w:p w:rsidR="00DB2724" w:rsidP="40D2249E" w:rsidRDefault="00DB2724" w14:paraId="288A116A" w14:textId="77777777">
      <w:pPr>
        <w:rPr>
          <w:rFonts w:ascii="Calibri" w:hAnsi="Calibri" w:eastAsia="Calibri" w:cs="Calibri"/>
        </w:rPr>
      </w:pPr>
    </w:p>
    <w:p w:rsidR="00DB2724" w:rsidP="40D2249E" w:rsidRDefault="00DB2724" w14:paraId="25EEC07A" w14:textId="77777777">
      <w:pPr>
        <w:rPr>
          <w:rFonts w:ascii="Calibri" w:hAnsi="Calibri" w:eastAsia="Calibri" w:cs="Calibri"/>
        </w:rPr>
      </w:pPr>
    </w:p>
    <w:p w:rsidR="00200616" w:rsidP="40D2249E" w:rsidRDefault="7CF45808" w14:paraId="21642724" w14:textId="6E23C185">
      <w:pPr>
        <w:pStyle w:val="Heading1"/>
        <w:rPr>
          <w:rStyle w:val="Heading2Char"/>
          <w:sz w:val="28"/>
          <w:szCs w:val="28"/>
        </w:rPr>
      </w:pPr>
      <w:r w:rsidRPr="40D2249E">
        <w:rPr>
          <w:rStyle w:val="Heading2Char"/>
          <w:sz w:val="28"/>
          <w:szCs w:val="28"/>
        </w:rPr>
        <w:t>Banco de Dados MySQL</w:t>
      </w:r>
    </w:p>
    <w:p w:rsidR="00200616" w:rsidP="35C8A7CD" w:rsidRDefault="00200616" w14:paraId="5B79A876" w14:textId="1613DAA3"/>
    <w:p w:rsidR="00200616" w:rsidP="40D2249E" w:rsidRDefault="005F5EA0" w14:paraId="34D5ECC4" w14:textId="0F83689C">
      <w:pPr>
        <w:rPr>
          <w:sz w:val="26"/>
          <w:szCs w:val="26"/>
        </w:rPr>
      </w:pPr>
      <w:hyperlink r:id="rId15">
        <w:r w:rsidRPr="40D2249E" w:rsidR="7CF45808">
          <w:rPr>
            <w:rStyle w:val="Hyperlink"/>
            <w:sz w:val="26"/>
            <w:szCs w:val="26"/>
          </w:rPr>
          <w:t>Primeiros Passos no MySQL</w:t>
        </w:r>
      </w:hyperlink>
    </w:p>
    <w:p w:rsidR="00200616" w:rsidP="40D2249E" w:rsidRDefault="7CF45808" w14:paraId="39EAF0F4" w14:textId="362ECF02">
      <w:pPr>
        <w:rPr>
          <w:rFonts w:ascii="Calibri" w:hAnsi="Calibri" w:eastAsia="Calibri" w:cs="Calibri"/>
        </w:rPr>
      </w:pPr>
      <w:r w:rsidRPr="40D2249E">
        <w:rPr>
          <w:rFonts w:ascii="Calibri" w:hAnsi="Calibri" w:eastAsia="Calibri" w:cs="Calibri"/>
        </w:rPr>
        <w:t>O MySQL é um sistema de gerenciamento de banco de dados (SGBD), que utiliza a linguagem SQL (Structured Query Language ou Linguagem de Consulta Estruturada) como interface.</w:t>
      </w:r>
    </w:p>
    <w:p w:rsidR="00200616" w:rsidP="40D2249E" w:rsidRDefault="00594911" w14:paraId="6723E10F" w14:textId="2DD27669">
      <w:pPr>
        <w:rPr>
          <w:rFonts w:ascii="Calibri" w:hAnsi="Calibri" w:eastAsia="Calibri" w:cs="Calibri"/>
          <w:b/>
          <w:bCs/>
        </w:rPr>
      </w:pPr>
      <w:r>
        <w:br/>
      </w:r>
      <w:commentRangeStart w:id="5"/>
      <w:commentRangeStart w:id="6"/>
      <w:commentRangeStart w:id="7"/>
      <w:r w:rsidRPr="40D2249E" w:rsidR="7CF45808">
        <w:rPr>
          <w:rFonts w:ascii="Calibri" w:hAnsi="Calibri" w:eastAsia="Calibri" w:cs="Calibri"/>
          <w:b/>
          <w:bCs/>
        </w:rPr>
        <w:t>Modelo de Dados:</w:t>
      </w:r>
      <w:commentRangeEnd w:id="5"/>
      <w:r w:rsidR="003B58FA">
        <w:rPr>
          <w:rFonts w:eastAsiaTheme="minorHAnsi"/>
        </w:rPr>
        <w:commentReference w:id="5"/>
      </w:r>
      <w:commentRangeEnd w:id="6"/>
      <w:r>
        <w:commentReference w:id="6"/>
      </w:r>
      <w:commentRangeEnd w:id="7"/>
      <w:r>
        <w:commentReference w:id="7"/>
      </w:r>
    </w:p>
    <w:p w:rsidR="00200616" w:rsidP="35C8A7CD" w:rsidRDefault="00200616" w14:paraId="783C553B" w14:textId="03DA7B13">
      <w:pPr>
        <w:rPr>
          <w:rFonts w:ascii="Calibri" w:hAnsi="Calibri" w:eastAsia="Calibri" w:cs="Calibri"/>
        </w:rPr>
      </w:pPr>
    </w:p>
    <w:p w:rsidR="008548BB" w:rsidP="00472F63" w:rsidRDefault="008548BB" w14:paraId="54142A3E" w14:textId="782ED344">
      <w:pPr>
        <w:jc w:val="center"/>
        <w:rPr>
          <w:rFonts w:ascii="Calibri" w:hAnsi="Calibri" w:eastAsia="Calibri" w:cs="Calibri"/>
        </w:rPr>
      </w:pPr>
      <w:r>
        <w:rPr>
          <w:rFonts w:ascii="Calibri" w:hAnsi="Calibri" w:eastAsia="Calibri" w:cs="Calibri"/>
          <w:noProof/>
        </w:rPr>
        <w:drawing>
          <wp:inline distT="0" distB="0" distL="0" distR="0" wp14:anchorId="376BDE0D" wp14:editId="2459D26C">
            <wp:extent cx="4149524" cy="5668672"/>
            <wp:effectExtent l="0" t="0" r="381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151936" cy="5671967"/>
                    </a:xfrm>
                    <a:prstGeom prst="rect">
                      <a:avLst/>
                    </a:prstGeom>
                  </pic:spPr>
                </pic:pic>
              </a:graphicData>
            </a:graphic>
          </wp:inline>
        </w:drawing>
      </w:r>
    </w:p>
    <w:p w:rsidR="00200616" w:rsidP="35C8A7CD" w:rsidRDefault="00200616" w14:paraId="6FE08D40" w14:textId="17A6A326"/>
    <w:p w:rsidR="40D2249E" w:rsidP="0088160F" w:rsidRDefault="40D2249E" w14:paraId="4E2F0D6D" w14:textId="6ECDA917">
      <w:pPr>
        <w:jc w:val="center"/>
      </w:pPr>
    </w:p>
    <w:p w:rsidR="00DB2724" w:rsidP="0359A9CB" w:rsidRDefault="0359A9CB" w14:paraId="003E24AA" w14:textId="4B09DA65">
      <w:pPr>
        <w:rPr>
          <w:rFonts w:eastAsiaTheme="majorEastAsia"/>
        </w:rPr>
      </w:pPr>
      <w:r>
        <w:rPr>
          <w:noProof/>
        </w:rPr>
        <w:drawing>
          <wp:inline distT="0" distB="0" distL="0" distR="0" wp14:anchorId="4646E922" wp14:editId="0148C7CA">
            <wp:extent cx="5753098" cy="2219325"/>
            <wp:effectExtent l="0" t="0" r="0" b="0"/>
            <wp:docPr id="563696018" name="Picture 56369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53098" cy="2219325"/>
                    </a:xfrm>
                    <a:prstGeom prst="rect">
                      <a:avLst/>
                    </a:prstGeom>
                  </pic:spPr>
                </pic:pic>
              </a:graphicData>
            </a:graphic>
          </wp:inline>
        </w:drawing>
      </w:r>
      <w:r w:rsidR="00DB2724">
        <w:br/>
      </w:r>
    </w:p>
    <w:p w:rsidR="00DB2724" w:rsidP="00DB2724" w:rsidRDefault="00DB2724" w14:paraId="0E963CC5" w14:textId="77777777">
      <w:pPr>
        <w:rPr>
          <w:rFonts w:eastAsiaTheme="majorEastAsia"/>
          <w:lang w:eastAsia="en-US"/>
        </w:rPr>
      </w:pPr>
    </w:p>
    <w:p w:rsidR="00472F63" w:rsidP="00DB2724" w:rsidRDefault="00472F63" w14:paraId="4AAD46A7" w14:textId="77777777">
      <w:pPr>
        <w:rPr>
          <w:rFonts w:eastAsiaTheme="majorEastAsia"/>
          <w:lang w:eastAsia="en-US"/>
        </w:rPr>
      </w:pPr>
    </w:p>
    <w:p w:rsidRPr="00DB2724" w:rsidR="00472F63" w:rsidP="00DB2724" w:rsidRDefault="00472F63" w14:paraId="501D17B7" w14:textId="77777777">
      <w:pPr>
        <w:rPr>
          <w:rFonts w:eastAsiaTheme="majorEastAsia"/>
          <w:lang w:eastAsia="en-US"/>
        </w:rPr>
      </w:pPr>
    </w:p>
    <w:p w:rsidR="0359A9CB" w:rsidP="0359A9CB" w:rsidRDefault="0359A9CB" w14:paraId="2184BEEE" w14:textId="4884C81F">
      <w:pPr>
        <w:spacing w:before="240" w:line="259" w:lineRule="auto"/>
        <w:rPr>
          <w:rFonts w:ascii="Calibri Light" w:hAnsi="Calibri Light" w:eastAsia="Calibri Light" w:cs="Calibri Light"/>
          <w:color w:val="2F5496" w:themeColor="accent1" w:themeShade="BF"/>
          <w:sz w:val="26"/>
          <w:szCs w:val="26"/>
        </w:rPr>
      </w:pPr>
      <w:r w:rsidRPr="0359A9CB">
        <w:rPr>
          <w:rStyle w:val="Heading2Char"/>
          <w:rFonts w:ascii="Calibri Light" w:hAnsi="Calibri Light" w:eastAsia="Calibri Light" w:cs="Calibri Light"/>
        </w:rPr>
        <w:t>Arquitetura</w:t>
      </w:r>
    </w:p>
    <w:p w:rsidR="0359A9CB" w:rsidP="0359A9CB" w:rsidRDefault="0359A9CB" w14:paraId="4A7ECDB1" w14:textId="6326D8BB">
      <w:pPr>
        <w:spacing w:before="240" w:line="259" w:lineRule="auto"/>
        <w:rPr>
          <w:rFonts w:ascii="Calibri Light" w:hAnsi="Calibri Light" w:eastAsia="Calibri Light" w:cs="Calibri Light"/>
          <w:color w:val="2F5496" w:themeColor="accent1" w:themeShade="BF"/>
          <w:sz w:val="26"/>
          <w:szCs w:val="26"/>
        </w:rPr>
      </w:pPr>
      <w:r w:rsidRPr="0359A9CB">
        <w:rPr>
          <w:rStyle w:val="Heading2Char"/>
          <w:rFonts w:ascii="Calibri Light" w:hAnsi="Calibri Light" w:eastAsia="Calibri Light" w:cs="Calibri Light"/>
        </w:rPr>
        <w:t>PROPOSTA A: MVC</w:t>
      </w:r>
    </w:p>
    <w:p w:rsidR="0359A9CB" w:rsidP="0359A9CB" w:rsidRDefault="0359A9CB" w14:paraId="010A1EB0" w14:textId="3E09A8EC">
      <w:pPr>
        <w:spacing w:after="160" w:line="259" w:lineRule="auto"/>
        <w:rPr>
          <w:rFonts w:ascii="Calibri" w:hAnsi="Calibri" w:eastAsia="Calibri" w:cs="Calibri"/>
          <w:color w:val="000000" w:themeColor="text1"/>
          <w:sz w:val="22"/>
          <w:szCs w:val="22"/>
        </w:rPr>
      </w:pPr>
    </w:p>
    <w:p w:rsidR="0359A9CB" w:rsidP="0359A9CB" w:rsidRDefault="0359A9CB" w14:paraId="474678B2" w14:textId="351E0ED9">
      <w:pPr>
        <w:spacing w:after="160" w:line="259" w:lineRule="auto"/>
        <w:rPr>
          <w:rFonts w:ascii="Calibri" w:hAnsi="Calibri" w:eastAsia="Calibri" w:cs="Calibri"/>
          <w:color w:val="000000" w:themeColor="text1"/>
          <w:sz w:val="22"/>
          <w:szCs w:val="22"/>
        </w:rPr>
      </w:pPr>
      <w:r w:rsidRPr="0359A9CB">
        <w:rPr>
          <w:rFonts w:ascii="Calibri" w:hAnsi="Calibri" w:eastAsia="Calibri" w:cs="Calibri"/>
          <w:color w:val="000000" w:themeColor="text1"/>
          <w:sz w:val="22"/>
          <w:szCs w:val="22"/>
        </w:rPr>
        <w:t xml:space="preserve">O MVC é um padrão de arquitetura de software utilizado em muitos projetos por possibilitar a divisão do projeto em camadas muito bem definidas. Cada uma delas, o </w:t>
      </w:r>
      <w:r w:rsidRPr="0359A9CB">
        <w:rPr>
          <w:rFonts w:ascii="Calibri" w:hAnsi="Calibri" w:eastAsia="Calibri" w:cs="Calibri"/>
          <w:b/>
          <w:bCs/>
          <w:color w:val="000000" w:themeColor="text1"/>
          <w:sz w:val="22"/>
          <w:szCs w:val="22"/>
        </w:rPr>
        <w:t>Model</w:t>
      </w:r>
      <w:r w:rsidRPr="0359A9CB">
        <w:rPr>
          <w:rFonts w:ascii="Calibri" w:hAnsi="Calibri" w:eastAsia="Calibri" w:cs="Calibri"/>
          <w:color w:val="000000" w:themeColor="text1"/>
          <w:sz w:val="22"/>
          <w:szCs w:val="22"/>
        </w:rPr>
        <w:t xml:space="preserve">, o </w:t>
      </w:r>
      <w:r w:rsidRPr="0359A9CB">
        <w:rPr>
          <w:rFonts w:ascii="Calibri" w:hAnsi="Calibri" w:eastAsia="Calibri" w:cs="Calibri"/>
          <w:b/>
          <w:bCs/>
          <w:color w:val="000000" w:themeColor="text1"/>
          <w:sz w:val="22"/>
          <w:szCs w:val="22"/>
        </w:rPr>
        <w:t xml:space="preserve">Controller </w:t>
      </w:r>
      <w:r w:rsidRPr="0359A9CB">
        <w:rPr>
          <w:rFonts w:ascii="Calibri" w:hAnsi="Calibri" w:eastAsia="Calibri" w:cs="Calibri"/>
          <w:color w:val="000000" w:themeColor="text1"/>
          <w:sz w:val="22"/>
          <w:szCs w:val="22"/>
        </w:rPr>
        <w:t xml:space="preserve">e a </w:t>
      </w:r>
      <w:r w:rsidRPr="0359A9CB">
        <w:rPr>
          <w:rFonts w:ascii="Calibri" w:hAnsi="Calibri" w:eastAsia="Calibri" w:cs="Calibri"/>
          <w:b/>
          <w:bCs/>
          <w:color w:val="000000" w:themeColor="text1"/>
          <w:sz w:val="22"/>
          <w:szCs w:val="22"/>
        </w:rPr>
        <w:t>View</w:t>
      </w:r>
      <w:r w:rsidRPr="0359A9CB">
        <w:rPr>
          <w:rFonts w:ascii="Calibri" w:hAnsi="Calibri" w:eastAsia="Calibri" w:cs="Calibri"/>
          <w:color w:val="000000" w:themeColor="text1"/>
          <w:sz w:val="22"/>
          <w:szCs w:val="22"/>
        </w:rPr>
        <w:t>, devem respeitar o princípio de modularidade, desacoplamento e encapsulamento entre camadas.</w:t>
      </w:r>
    </w:p>
    <w:p w:rsidRPr="006F489B" w:rsidR="0359A9CB" w:rsidP="0359A9CB" w:rsidRDefault="0359A9CB" w14:paraId="5FD00EED" w14:textId="200997FC">
      <w:pPr>
        <w:spacing w:after="160" w:line="259" w:lineRule="auto"/>
        <w:rPr>
          <w:rFonts w:ascii="Calibri" w:hAnsi="Calibri" w:eastAsia="Calibri" w:cs="Calibri"/>
          <w:color w:val="000000" w:themeColor="text1"/>
          <w:sz w:val="22"/>
          <w:szCs w:val="22"/>
          <w:lang w:val="en-CA"/>
        </w:rPr>
      </w:pPr>
      <w:r w:rsidRPr="006F489B">
        <w:rPr>
          <w:lang w:val="en-CA"/>
        </w:rPr>
        <w:br/>
      </w:r>
      <w:r w:rsidRPr="0359A9CB">
        <w:rPr>
          <w:rFonts w:ascii="Calibri" w:hAnsi="Calibri" w:eastAsia="Calibri" w:cs="Calibri"/>
          <w:b/>
          <w:bCs/>
          <w:color w:val="000000" w:themeColor="text1"/>
          <w:sz w:val="22"/>
          <w:szCs w:val="22"/>
          <w:lang w:val="en-CA"/>
        </w:rPr>
        <w:t>Model:</w:t>
      </w:r>
    </w:p>
    <w:p w:rsidRPr="006F489B" w:rsidR="0359A9CB" w:rsidP="0359A9CB" w:rsidRDefault="005F5EA0" w14:paraId="6B0B6133" w14:textId="2E0465F1">
      <w:pPr>
        <w:spacing w:after="160" w:line="259" w:lineRule="auto"/>
        <w:rPr>
          <w:rFonts w:ascii="Calibri" w:hAnsi="Calibri" w:eastAsia="Calibri" w:cs="Calibri"/>
          <w:color w:val="000000" w:themeColor="text1"/>
          <w:sz w:val="22"/>
          <w:szCs w:val="22"/>
          <w:lang w:val="en-CA"/>
        </w:rPr>
      </w:pPr>
      <w:hyperlink r:id="rId18">
        <w:r w:rsidRPr="0359A9CB" w:rsidR="0359A9CB">
          <w:rPr>
            <w:rStyle w:val="Hyperlink"/>
            <w:rFonts w:ascii="Calibri" w:hAnsi="Calibri" w:eastAsia="Calibri" w:cs="Calibri"/>
            <w:b/>
            <w:bCs/>
            <w:sz w:val="22"/>
            <w:szCs w:val="22"/>
            <w:lang w:val="en-CA"/>
          </w:rPr>
          <w:t>Connecting to MySQL Using Connector/Python</w:t>
        </w:r>
      </w:hyperlink>
    </w:p>
    <w:p w:rsidR="0359A9CB" w:rsidP="0359A9CB" w:rsidRDefault="0359A9CB" w14:paraId="25723369" w14:textId="635FBF41">
      <w:pPr>
        <w:spacing w:after="160" w:line="259" w:lineRule="auto"/>
        <w:rPr>
          <w:rFonts w:ascii="Calibri" w:hAnsi="Calibri" w:eastAsia="Calibri" w:cs="Calibri"/>
          <w:color w:val="000000" w:themeColor="text1"/>
          <w:sz w:val="22"/>
          <w:szCs w:val="22"/>
        </w:rPr>
      </w:pPr>
      <w:r w:rsidRPr="0359A9CB">
        <w:rPr>
          <w:rFonts w:ascii="Calibri" w:hAnsi="Calibri" w:eastAsia="Calibri" w:cs="Calibri"/>
          <w:color w:val="000000" w:themeColor="text1"/>
          <w:sz w:val="22"/>
          <w:szCs w:val="22"/>
        </w:rPr>
        <w:t>Camada responsável por gerenciar e controlar a forma como os dados se comportam por meio das funções, lógica e regras de negócios estabelecidas. Nessa cama comunicaremos com o banco e entregaremos os dados a partir de funções que farão consultas diretas no banco.</w:t>
      </w:r>
    </w:p>
    <w:p w:rsidR="0359A9CB" w:rsidP="0359A9CB" w:rsidRDefault="0359A9CB" w14:paraId="4D526D9E" w14:textId="308F5954">
      <w:pPr>
        <w:pStyle w:val="ListParagraph"/>
        <w:numPr>
          <w:ilvl w:val="0"/>
          <w:numId w:val="11"/>
        </w:numPr>
        <w:rPr>
          <w:rFonts w:eastAsiaTheme="minorEastAsia"/>
          <w:color w:val="000000" w:themeColor="text1"/>
        </w:rPr>
      </w:pPr>
      <w:r w:rsidRPr="0359A9CB">
        <w:rPr>
          <w:rFonts w:ascii="Calibri" w:hAnsi="Calibri" w:eastAsia="Calibri" w:cs="Calibri"/>
          <w:color w:val="000000" w:themeColor="text1"/>
        </w:rPr>
        <w:t>📁 model</w:t>
      </w:r>
    </w:p>
    <w:p w:rsidR="0359A9CB" w:rsidP="0359A9CB" w:rsidRDefault="0359A9CB" w14:paraId="25CCB1E0" w14:textId="4E66FFF3">
      <w:pPr>
        <w:pStyle w:val="ListParagraph"/>
        <w:numPr>
          <w:ilvl w:val="1"/>
          <w:numId w:val="11"/>
        </w:numPr>
        <w:rPr>
          <w:rFonts w:eastAsiaTheme="minorEastAsia"/>
          <w:color w:val="000000" w:themeColor="text1"/>
        </w:rPr>
      </w:pPr>
      <w:r w:rsidRPr="0359A9CB">
        <w:rPr>
          <w:rFonts w:ascii="Calibri" w:hAnsi="Calibri" w:eastAsia="Calibri" w:cs="Calibri"/>
          <w:color w:val="000000" w:themeColor="text1"/>
        </w:rPr>
        <w:t>📁 database</w:t>
      </w:r>
    </w:p>
    <w:p w:rsidR="0359A9CB" w:rsidP="0359A9CB" w:rsidRDefault="0359A9CB" w14:paraId="26BEB784" w14:textId="77E9820F">
      <w:pPr>
        <w:pStyle w:val="ListParagraph"/>
        <w:numPr>
          <w:ilvl w:val="2"/>
          <w:numId w:val="11"/>
        </w:numPr>
        <w:rPr>
          <w:rFonts w:eastAsiaTheme="minorEastAsia"/>
          <w:color w:val="000000" w:themeColor="text1"/>
        </w:rPr>
      </w:pPr>
      <w:r w:rsidRPr="0359A9CB">
        <w:rPr>
          <w:rFonts w:ascii="Calibri" w:hAnsi="Calibri" w:eastAsia="Calibri" w:cs="Calibri"/>
          <w:color w:val="000000" w:themeColor="text1"/>
        </w:rPr>
        <w:t>📄 connection.py</w:t>
      </w:r>
    </w:p>
    <w:p w:rsidR="0359A9CB" w:rsidP="0359A9CB" w:rsidRDefault="0359A9CB" w14:paraId="3A0F3AFA" w14:textId="2AC4C5E7">
      <w:pPr>
        <w:pStyle w:val="ListParagraph"/>
        <w:numPr>
          <w:ilvl w:val="2"/>
          <w:numId w:val="11"/>
        </w:numPr>
        <w:rPr>
          <w:rFonts w:eastAsiaTheme="minorEastAsia"/>
          <w:color w:val="000000" w:themeColor="text1"/>
        </w:rPr>
      </w:pPr>
      <w:r w:rsidRPr="0359A9CB">
        <w:rPr>
          <w:rFonts w:ascii="Calibri" w:hAnsi="Calibri" w:eastAsia="Calibri" w:cs="Calibri"/>
          <w:color w:val="000000" w:themeColor="text1"/>
        </w:rPr>
        <w:t>📄 consumption.py</w:t>
      </w:r>
    </w:p>
    <w:p w:rsidR="0359A9CB" w:rsidP="0359A9CB" w:rsidRDefault="0359A9CB" w14:paraId="13DD2DBC" w14:textId="001C971B">
      <w:pPr>
        <w:pStyle w:val="ListParagraph"/>
        <w:numPr>
          <w:ilvl w:val="2"/>
          <w:numId w:val="11"/>
        </w:numPr>
        <w:rPr>
          <w:rFonts w:eastAsiaTheme="minorEastAsia"/>
          <w:color w:val="000000" w:themeColor="text1"/>
        </w:rPr>
      </w:pPr>
      <w:r w:rsidRPr="0359A9CB">
        <w:rPr>
          <w:rFonts w:ascii="Calibri" w:hAnsi="Calibri" w:eastAsia="Calibri" w:cs="Calibri"/>
          <w:color w:val="000000" w:themeColor="text1"/>
        </w:rPr>
        <w:t>📄 rate.py</w:t>
      </w:r>
    </w:p>
    <w:p w:rsidR="0359A9CB" w:rsidP="0359A9CB" w:rsidRDefault="0359A9CB" w14:paraId="27067178" w14:textId="5989E9A9">
      <w:pPr>
        <w:pStyle w:val="ListParagraph"/>
        <w:numPr>
          <w:ilvl w:val="2"/>
          <w:numId w:val="11"/>
        </w:numPr>
        <w:rPr>
          <w:rFonts w:eastAsiaTheme="minorEastAsia"/>
          <w:color w:val="000000" w:themeColor="text1"/>
        </w:rPr>
      </w:pPr>
      <w:r w:rsidRPr="0359A9CB">
        <w:rPr>
          <w:rFonts w:ascii="Calibri" w:hAnsi="Calibri" w:eastAsia="Calibri" w:cs="Calibri"/>
          <w:color w:val="000000" w:themeColor="text1"/>
        </w:rPr>
        <w:t>📄 generation.py</w:t>
      </w:r>
    </w:p>
    <w:p w:rsidR="0359A9CB" w:rsidP="0359A9CB" w:rsidRDefault="0359A9CB" w14:paraId="0A1F965B" w14:textId="47DB69EE">
      <w:pPr>
        <w:pStyle w:val="ListParagraph"/>
        <w:numPr>
          <w:ilvl w:val="2"/>
          <w:numId w:val="11"/>
        </w:numPr>
        <w:rPr>
          <w:rFonts w:eastAsiaTheme="minorEastAsia"/>
          <w:color w:val="000000" w:themeColor="text1"/>
        </w:rPr>
      </w:pPr>
      <w:r w:rsidRPr="0359A9CB">
        <w:rPr>
          <w:rFonts w:ascii="Calibri" w:hAnsi="Calibri" w:eastAsia="Calibri" w:cs="Calibri"/>
          <w:color w:val="000000" w:themeColor="text1"/>
        </w:rPr>
        <w:t>📄 states.py</w:t>
      </w:r>
    </w:p>
    <w:p w:rsidR="0359A9CB" w:rsidP="0359A9CB" w:rsidRDefault="0359A9CB" w14:paraId="1B3B80FD" w14:textId="101EB995">
      <w:pPr>
        <w:pStyle w:val="ListParagraph"/>
        <w:numPr>
          <w:ilvl w:val="2"/>
          <w:numId w:val="11"/>
        </w:numPr>
        <w:rPr>
          <w:rFonts w:eastAsiaTheme="minorEastAsia"/>
          <w:color w:val="000000" w:themeColor="text1"/>
        </w:rPr>
      </w:pPr>
      <w:r w:rsidRPr="0359A9CB">
        <w:rPr>
          <w:rFonts w:ascii="Calibri" w:hAnsi="Calibri" w:eastAsia="Calibri" w:cs="Calibri"/>
          <w:color w:val="000000" w:themeColor="text1"/>
        </w:rPr>
        <w:t>📄 matriz.py</w:t>
      </w:r>
    </w:p>
    <w:p w:rsidR="0359A9CB" w:rsidP="0359A9CB" w:rsidRDefault="0359A9CB" w14:paraId="7D918D26" w14:textId="709A2D1A">
      <w:pPr>
        <w:pStyle w:val="ListParagraph"/>
        <w:numPr>
          <w:ilvl w:val="1"/>
          <w:numId w:val="11"/>
        </w:numPr>
        <w:rPr>
          <w:rFonts w:eastAsiaTheme="minorEastAsia"/>
          <w:color w:val="000000" w:themeColor="text1"/>
        </w:rPr>
      </w:pPr>
      <w:r w:rsidRPr="0359A9CB">
        <w:rPr>
          <w:rFonts w:ascii="Calibri" w:hAnsi="Calibri" w:eastAsia="Calibri" w:cs="Calibri"/>
          <w:color w:val="000000" w:themeColor="text1"/>
        </w:rPr>
        <w:t>📁 src</w:t>
      </w:r>
    </w:p>
    <w:p w:rsidR="0359A9CB" w:rsidP="0359A9CB" w:rsidRDefault="0359A9CB" w14:paraId="635FB609" w14:textId="1A7D0290">
      <w:pPr>
        <w:pStyle w:val="ListParagraph"/>
        <w:numPr>
          <w:ilvl w:val="2"/>
          <w:numId w:val="11"/>
        </w:numPr>
        <w:rPr>
          <w:rFonts w:eastAsiaTheme="minorEastAsia"/>
          <w:color w:val="000000" w:themeColor="text1"/>
        </w:rPr>
      </w:pPr>
      <w:r w:rsidRPr="0359A9CB">
        <w:rPr>
          <w:rFonts w:ascii="Calibri" w:hAnsi="Calibri" w:eastAsia="Calibri" w:cs="Calibri"/>
          <w:color w:val="000000" w:themeColor="text1"/>
        </w:rPr>
        <w:t>database_a.py</w:t>
      </w:r>
    </w:p>
    <w:p w:rsidR="0359A9CB" w:rsidP="0359A9CB" w:rsidRDefault="0359A9CB" w14:paraId="7C24ED99" w14:textId="487CFC3F">
      <w:pPr>
        <w:pStyle w:val="ListParagraph"/>
        <w:numPr>
          <w:ilvl w:val="2"/>
          <w:numId w:val="11"/>
        </w:numPr>
        <w:rPr>
          <w:rFonts w:eastAsiaTheme="minorEastAsia"/>
          <w:color w:val="000000" w:themeColor="text1"/>
        </w:rPr>
      </w:pPr>
      <w:r w:rsidRPr="0359A9CB">
        <w:rPr>
          <w:rFonts w:ascii="Calibri" w:hAnsi="Calibri" w:eastAsia="Calibri" w:cs="Calibri"/>
          <w:color w:val="000000" w:themeColor="text1"/>
        </w:rPr>
        <w:t>database_b.py</w:t>
      </w:r>
    </w:p>
    <w:p w:rsidR="0359A9CB" w:rsidP="0359A9CB" w:rsidRDefault="0359A9CB" w14:paraId="0D6EB84A" w14:textId="565FBC3D">
      <w:pPr>
        <w:spacing w:after="160" w:line="259" w:lineRule="auto"/>
        <w:ind w:left="1440"/>
        <w:rPr>
          <w:rFonts w:ascii="Calibri" w:hAnsi="Calibri" w:eastAsia="Calibri" w:cs="Calibri"/>
          <w:color w:val="000000" w:themeColor="text1"/>
          <w:sz w:val="22"/>
          <w:szCs w:val="22"/>
        </w:rPr>
      </w:pPr>
    </w:p>
    <w:p w:rsidR="0359A9CB" w:rsidP="0359A9CB" w:rsidRDefault="0359A9CB" w14:paraId="32988E34" w14:textId="2B8E1EE1">
      <w:pPr>
        <w:spacing w:after="160" w:line="259" w:lineRule="auto"/>
        <w:rPr>
          <w:rFonts w:ascii="Calibri" w:hAnsi="Calibri" w:eastAsia="Calibri" w:cs="Calibri"/>
          <w:color w:val="000000" w:themeColor="text1"/>
          <w:sz w:val="22"/>
          <w:szCs w:val="22"/>
        </w:rPr>
      </w:pPr>
      <w:r w:rsidRPr="0359A9CB">
        <w:rPr>
          <w:rFonts w:ascii="Calibri" w:hAnsi="Calibri" w:eastAsia="Calibri" w:cs="Calibri"/>
          <w:color w:val="000000" w:themeColor="text1"/>
          <w:sz w:val="22"/>
          <w:szCs w:val="22"/>
        </w:rPr>
        <w:t>No diretório database, lidaremos com a montagem e consulta da nossa base de dados. O arquivo connection.py fará a instância do MySQL no projeto, utilizando a lib mysql. O restante dos arquivos possuirá funções que se comunicarão com o banco.</w:t>
      </w:r>
    </w:p>
    <w:p w:rsidR="0359A9CB" w:rsidP="0359A9CB" w:rsidRDefault="0359A9CB" w14:paraId="5F561DBD" w14:textId="4F26509A">
      <w:pPr>
        <w:spacing w:after="160" w:line="259" w:lineRule="auto"/>
        <w:rPr>
          <w:rFonts w:ascii="Calibri" w:hAnsi="Calibri" w:eastAsia="Calibri" w:cs="Calibri"/>
          <w:color w:val="000000" w:themeColor="text1"/>
          <w:sz w:val="22"/>
          <w:szCs w:val="22"/>
        </w:rPr>
      </w:pPr>
      <w:r w:rsidRPr="0359A9CB">
        <w:rPr>
          <w:rFonts w:ascii="Calibri" w:hAnsi="Calibri" w:eastAsia="Calibri" w:cs="Calibri"/>
          <w:color w:val="000000" w:themeColor="text1"/>
          <w:sz w:val="22"/>
          <w:szCs w:val="22"/>
        </w:rPr>
        <w:t>No diretório src, faremos a extração e limpeza das bases de dados externas escolhidas, utilizando a lib requests, teremos um arquivo para cada base de dados.</w:t>
      </w:r>
    </w:p>
    <w:p w:rsidR="0359A9CB" w:rsidP="0359A9CB" w:rsidRDefault="0359A9CB" w14:paraId="5B8B414A" w14:textId="1E3F5B36">
      <w:pPr>
        <w:spacing w:after="160" w:line="259" w:lineRule="auto"/>
        <w:rPr>
          <w:rFonts w:ascii="Calibri" w:hAnsi="Calibri" w:eastAsia="Calibri" w:cs="Calibri"/>
          <w:color w:val="000000" w:themeColor="text1"/>
          <w:sz w:val="22"/>
          <w:szCs w:val="22"/>
        </w:rPr>
      </w:pPr>
    </w:p>
    <w:p w:rsidR="0359A9CB" w:rsidP="0359A9CB" w:rsidRDefault="0359A9CB" w14:paraId="2D990CBC" w14:textId="4D431895">
      <w:pPr>
        <w:spacing w:after="160" w:line="259" w:lineRule="auto"/>
        <w:rPr>
          <w:rFonts w:ascii="Calibri" w:hAnsi="Calibri" w:eastAsia="Calibri" w:cs="Calibri"/>
          <w:color w:val="000000" w:themeColor="text1"/>
          <w:sz w:val="22"/>
          <w:szCs w:val="22"/>
        </w:rPr>
      </w:pPr>
      <w:r w:rsidRPr="0359A9CB">
        <w:rPr>
          <w:rFonts w:ascii="Calibri" w:hAnsi="Calibri" w:eastAsia="Calibri" w:cs="Calibri"/>
          <w:b/>
          <w:bCs/>
          <w:color w:val="000000" w:themeColor="text1"/>
          <w:sz w:val="22"/>
          <w:szCs w:val="22"/>
        </w:rPr>
        <w:t>Controller:</w:t>
      </w:r>
    </w:p>
    <w:p w:rsidR="0359A9CB" w:rsidP="0359A9CB" w:rsidRDefault="0359A9CB" w14:paraId="01F88239" w14:textId="21A82A13">
      <w:pPr>
        <w:spacing w:after="160" w:line="259" w:lineRule="auto"/>
        <w:rPr>
          <w:rFonts w:ascii="Calibri" w:hAnsi="Calibri" w:eastAsia="Calibri" w:cs="Calibri"/>
          <w:color w:val="000000" w:themeColor="text1"/>
          <w:sz w:val="22"/>
          <w:szCs w:val="22"/>
        </w:rPr>
      </w:pPr>
      <w:r w:rsidRPr="0359A9CB">
        <w:rPr>
          <w:rFonts w:ascii="Calibri" w:hAnsi="Calibri" w:eastAsia="Calibri" w:cs="Calibri"/>
          <w:color w:val="000000" w:themeColor="text1"/>
          <w:sz w:val="22"/>
          <w:szCs w:val="22"/>
        </w:rPr>
        <w:t>O controller é a camada responsável por intermediar as requisições enviadas pelo View com as repostas fornecidas pelo Model. Nele isolaremos toda nossa regra de negócio, ou seja, as análises que faremos de transformação de dados.</w:t>
      </w:r>
    </w:p>
    <w:p w:rsidR="0359A9CB" w:rsidP="0359A9CB" w:rsidRDefault="0359A9CB" w14:paraId="17C26F93" w14:textId="56D3EB79">
      <w:pPr>
        <w:pStyle w:val="ListParagraph"/>
        <w:numPr>
          <w:ilvl w:val="0"/>
          <w:numId w:val="11"/>
        </w:numPr>
        <w:rPr>
          <w:rFonts w:eastAsiaTheme="minorEastAsia"/>
          <w:color w:val="000000" w:themeColor="text1"/>
        </w:rPr>
      </w:pPr>
      <w:r w:rsidRPr="0359A9CB">
        <w:rPr>
          <w:rFonts w:ascii="Calibri" w:hAnsi="Calibri" w:eastAsia="Calibri" w:cs="Calibri"/>
          <w:color w:val="000000" w:themeColor="text1"/>
        </w:rPr>
        <w:t>📁 controller</w:t>
      </w:r>
    </w:p>
    <w:p w:rsidR="0359A9CB" w:rsidP="0359A9CB" w:rsidRDefault="0359A9CB" w14:paraId="6A5BC44F" w14:textId="341C4310">
      <w:pPr>
        <w:pStyle w:val="ListParagraph"/>
        <w:numPr>
          <w:ilvl w:val="1"/>
          <w:numId w:val="11"/>
        </w:numPr>
        <w:rPr>
          <w:rFonts w:eastAsiaTheme="minorEastAsia"/>
          <w:color w:val="000000" w:themeColor="text1"/>
        </w:rPr>
      </w:pPr>
      <w:r w:rsidRPr="0359A9CB">
        <w:rPr>
          <w:rFonts w:ascii="Calibri" w:hAnsi="Calibri" w:eastAsia="Calibri" w:cs="Calibri"/>
          <w:color w:val="000000" w:themeColor="text1"/>
        </w:rPr>
        <w:t>📄 index.py</w:t>
      </w:r>
    </w:p>
    <w:p w:rsidR="0359A9CB" w:rsidP="0359A9CB" w:rsidRDefault="0359A9CB" w14:paraId="64EE5992" w14:textId="274C573C">
      <w:pPr>
        <w:pStyle w:val="ListParagraph"/>
        <w:numPr>
          <w:ilvl w:val="1"/>
          <w:numId w:val="11"/>
        </w:numPr>
        <w:rPr>
          <w:rFonts w:eastAsiaTheme="minorEastAsia"/>
          <w:color w:val="000000" w:themeColor="text1"/>
        </w:rPr>
      </w:pPr>
      <w:r w:rsidRPr="0359A9CB">
        <w:rPr>
          <w:rFonts w:ascii="Calibri" w:hAnsi="Calibri" w:eastAsia="Calibri" w:cs="Calibri"/>
          <w:color w:val="000000" w:themeColor="text1"/>
        </w:rPr>
        <w:t>📄 reports.py</w:t>
      </w:r>
    </w:p>
    <w:p w:rsidR="0359A9CB" w:rsidP="0359A9CB" w:rsidRDefault="0359A9CB" w14:paraId="79401004" w14:textId="6D4776B3">
      <w:pPr>
        <w:pStyle w:val="ListParagraph"/>
        <w:numPr>
          <w:ilvl w:val="1"/>
          <w:numId w:val="11"/>
        </w:numPr>
        <w:rPr>
          <w:rFonts w:eastAsiaTheme="minorEastAsia"/>
          <w:color w:val="000000" w:themeColor="text1"/>
        </w:rPr>
      </w:pPr>
      <w:r w:rsidRPr="0359A9CB">
        <w:rPr>
          <w:rFonts w:ascii="Calibri" w:hAnsi="Calibri" w:eastAsia="Calibri" w:cs="Calibri"/>
          <w:color w:val="000000" w:themeColor="text1"/>
        </w:rPr>
        <w:t>📄 update.py</w:t>
      </w:r>
    </w:p>
    <w:p w:rsidR="0359A9CB" w:rsidP="0359A9CB" w:rsidRDefault="0359A9CB" w14:paraId="05C9F24C" w14:textId="1ED590B6">
      <w:pPr>
        <w:spacing w:after="160" w:line="259" w:lineRule="auto"/>
        <w:rPr>
          <w:rFonts w:ascii="Calibri" w:hAnsi="Calibri" w:eastAsia="Calibri" w:cs="Calibri"/>
          <w:color w:val="000000" w:themeColor="text1"/>
          <w:sz w:val="22"/>
          <w:szCs w:val="22"/>
        </w:rPr>
      </w:pPr>
      <w:r w:rsidRPr="0359A9CB">
        <w:rPr>
          <w:rFonts w:ascii="Calibri" w:hAnsi="Calibri" w:eastAsia="Calibri" w:cs="Calibri"/>
          <w:color w:val="000000" w:themeColor="text1"/>
          <w:sz w:val="22"/>
          <w:szCs w:val="22"/>
        </w:rPr>
        <w:t>O arquivo index.py vai apenas exportar os outros dois arquivos da camada. O reports.py fica concentrado toda a lógica de análise de dados que faremos, o relacionamento entre as entidades. É interessante que essas funções tenham testes e comentários descrevendo os seus parâmetros e resultado. O update.py será o arquivo que vai popular o banco de dados com os dados brutos extraídos e limpados pela camada model, esse arquivo deve ser interpretado apenas uma vez durante o ciclo de vida da aplicação.</w:t>
      </w:r>
    </w:p>
    <w:p w:rsidR="0359A9CB" w:rsidP="0359A9CB" w:rsidRDefault="0359A9CB" w14:paraId="12767EA6" w14:textId="45C5CA3F">
      <w:pPr>
        <w:spacing w:after="160" w:line="259" w:lineRule="auto"/>
        <w:rPr>
          <w:rFonts w:ascii="Calibri" w:hAnsi="Calibri" w:eastAsia="Calibri" w:cs="Calibri"/>
          <w:color w:val="000000" w:themeColor="text1"/>
          <w:sz w:val="22"/>
          <w:szCs w:val="22"/>
        </w:rPr>
      </w:pPr>
      <w:r w:rsidRPr="0359A9CB">
        <w:rPr>
          <w:rFonts w:ascii="Calibri" w:hAnsi="Calibri" w:eastAsia="Calibri" w:cs="Calibri"/>
          <w:b/>
          <w:bCs/>
          <w:color w:val="000000" w:themeColor="text1"/>
          <w:sz w:val="22"/>
          <w:szCs w:val="22"/>
        </w:rPr>
        <w:t>View:</w:t>
      </w:r>
    </w:p>
    <w:p w:rsidR="0359A9CB" w:rsidP="0359A9CB" w:rsidRDefault="0359A9CB" w14:paraId="71161966" w14:textId="55BC217B">
      <w:pPr>
        <w:spacing w:after="160" w:line="259" w:lineRule="auto"/>
        <w:rPr>
          <w:rFonts w:ascii="Calibri" w:hAnsi="Calibri" w:eastAsia="Calibri" w:cs="Calibri"/>
          <w:color w:val="000000" w:themeColor="text1"/>
          <w:sz w:val="22"/>
          <w:szCs w:val="22"/>
        </w:rPr>
      </w:pPr>
      <w:r w:rsidRPr="0359A9CB">
        <w:rPr>
          <w:rFonts w:ascii="Calibri" w:hAnsi="Calibri" w:eastAsia="Calibri" w:cs="Calibri"/>
          <w:color w:val="000000" w:themeColor="text1"/>
          <w:sz w:val="22"/>
          <w:szCs w:val="22"/>
        </w:rPr>
        <w:t>Camada que irá apresentar as informações de forma visual ao usuário.</w:t>
      </w:r>
    </w:p>
    <w:p w:rsidR="0359A9CB" w:rsidP="0359A9CB" w:rsidRDefault="0359A9CB" w14:paraId="11BF552F" w14:textId="08622A99">
      <w:pPr>
        <w:spacing w:after="160" w:line="259" w:lineRule="auto"/>
        <w:rPr>
          <w:rFonts w:ascii="Calibri" w:hAnsi="Calibri" w:eastAsia="Calibri" w:cs="Calibri"/>
          <w:color w:val="000000" w:themeColor="text1"/>
          <w:sz w:val="22"/>
          <w:szCs w:val="22"/>
        </w:rPr>
      </w:pPr>
      <w:r w:rsidRPr="0359A9CB">
        <w:rPr>
          <w:rFonts w:ascii="Calibri" w:hAnsi="Calibri" w:eastAsia="Calibri" w:cs="Calibri"/>
          <w:color w:val="000000" w:themeColor="text1"/>
          <w:sz w:val="22"/>
          <w:szCs w:val="22"/>
        </w:rPr>
        <w:t>Existem várias bibliotecas do Python de visualização de dados, devemos escolher qual atende melhor os nossos critérios:</w:t>
      </w:r>
    </w:p>
    <w:p w:rsidRPr="006F489B" w:rsidR="0359A9CB" w:rsidP="0359A9CB" w:rsidRDefault="005F5EA0" w14:paraId="09100808" w14:textId="353AD979">
      <w:pPr>
        <w:spacing w:before="240" w:line="259" w:lineRule="auto"/>
        <w:rPr>
          <w:rFonts w:ascii="Calibri" w:hAnsi="Calibri" w:eastAsia="Calibri" w:cs="Calibri"/>
          <w:color w:val="0563C1"/>
          <w:sz w:val="22"/>
          <w:szCs w:val="22"/>
          <w:lang w:val="en-CA"/>
        </w:rPr>
      </w:pPr>
      <w:hyperlink r:id="rId19">
        <w:r w:rsidRPr="0359A9CB" w:rsidR="0359A9CB">
          <w:rPr>
            <w:rStyle w:val="Hyperlink"/>
            <w:rFonts w:ascii="Calibri" w:hAnsi="Calibri" w:eastAsia="Calibri" w:cs="Calibri"/>
            <w:b/>
            <w:bCs/>
            <w:sz w:val="22"/>
            <w:szCs w:val="22"/>
            <w:lang w:val="en-CA"/>
          </w:rPr>
          <w:t>Python Data Visualization Libraries for Business Analytics</w:t>
        </w:r>
      </w:hyperlink>
    </w:p>
    <w:p w:rsidRPr="006F489B" w:rsidR="0359A9CB" w:rsidP="0359A9CB" w:rsidRDefault="0359A9CB" w14:paraId="1238A4E8" w14:textId="01F9214B">
      <w:pPr>
        <w:spacing w:after="160" w:line="259" w:lineRule="auto"/>
        <w:rPr>
          <w:rFonts w:ascii="Calibri" w:hAnsi="Calibri" w:eastAsia="Calibri" w:cs="Calibri"/>
          <w:color w:val="000000" w:themeColor="text1"/>
          <w:sz w:val="22"/>
          <w:szCs w:val="22"/>
          <w:lang w:val="en-CA"/>
        </w:rPr>
      </w:pPr>
    </w:p>
    <w:p w:rsidR="0359A9CB" w:rsidP="0359A9CB" w:rsidRDefault="0359A9CB" w14:paraId="2BA24FFF" w14:textId="671D8314">
      <w:pPr>
        <w:spacing w:after="160" w:line="259" w:lineRule="auto"/>
        <w:rPr>
          <w:rFonts w:ascii="Calibri" w:hAnsi="Calibri" w:eastAsia="Calibri" w:cs="Calibri"/>
          <w:color w:val="000000" w:themeColor="text1"/>
          <w:sz w:val="22"/>
          <w:szCs w:val="22"/>
        </w:rPr>
      </w:pPr>
      <w:r w:rsidRPr="0359A9CB">
        <w:rPr>
          <w:rFonts w:ascii="Calibri" w:hAnsi="Calibri" w:eastAsia="Calibri" w:cs="Calibri"/>
          <w:color w:val="000000" w:themeColor="text1"/>
          <w:sz w:val="22"/>
          <w:szCs w:val="22"/>
        </w:rPr>
        <w:t xml:space="preserve">Caso necessário, podemos usar também o </w:t>
      </w:r>
      <w:r w:rsidRPr="0359A9CB">
        <w:rPr>
          <w:rFonts w:ascii="Calibri" w:hAnsi="Calibri" w:eastAsia="Calibri" w:cs="Calibri"/>
          <w:i/>
          <w:iCs/>
          <w:color w:val="000000" w:themeColor="text1"/>
          <w:sz w:val="22"/>
          <w:szCs w:val="22"/>
        </w:rPr>
        <w:t xml:space="preserve">inquirer </w:t>
      </w:r>
      <w:r w:rsidRPr="0359A9CB">
        <w:rPr>
          <w:rFonts w:ascii="Calibri" w:hAnsi="Calibri" w:eastAsia="Calibri" w:cs="Calibri"/>
          <w:color w:val="000000" w:themeColor="text1"/>
          <w:sz w:val="22"/>
          <w:szCs w:val="22"/>
        </w:rPr>
        <w:t>para interação com o usuário via CLI.</w:t>
      </w:r>
    </w:p>
    <w:p w:rsidR="0359A9CB" w:rsidP="0359A9CB" w:rsidRDefault="0359A9CB" w14:paraId="15569695" w14:textId="22D47B19">
      <w:pPr>
        <w:pStyle w:val="ListParagraph"/>
        <w:numPr>
          <w:ilvl w:val="0"/>
          <w:numId w:val="11"/>
        </w:numPr>
        <w:rPr>
          <w:rFonts w:eastAsiaTheme="minorEastAsia"/>
          <w:color w:val="000000" w:themeColor="text1"/>
        </w:rPr>
      </w:pPr>
      <w:r w:rsidRPr="0359A9CB">
        <w:rPr>
          <w:rFonts w:ascii="Calibri" w:hAnsi="Calibri" w:eastAsia="Calibri" w:cs="Calibri"/>
          <w:color w:val="000000" w:themeColor="text1"/>
        </w:rPr>
        <w:t>📁 view</w:t>
      </w:r>
    </w:p>
    <w:p w:rsidR="0359A9CB" w:rsidP="0359A9CB" w:rsidRDefault="0359A9CB" w14:paraId="0FC12E64" w14:textId="32E69CC9">
      <w:pPr>
        <w:rPr>
          <w:lang w:eastAsia="en-US"/>
        </w:rPr>
      </w:pPr>
    </w:p>
    <w:p w:rsidR="00200616" w:rsidP="40D2249E" w:rsidRDefault="00247E11" w14:paraId="1FA8D88E" w14:textId="3F2AAA43">
      <w:pPr>
        <w:pStyle w:val="Heading1"/>
        <w:rPr>
          <w:rStyle w:val="Heading2Char"/>
          <w:sz w:val="28"/>
          <w:szCs w:val="28"/>
        </w:rPr>
      </w:pPr>
      <w:commentRangeStart w:id="8"/>
      <w:commentRangeStart w:id="9"/>
      <w:r w:rsidRPr="0359A9CB">
        <w:rPr>
          <w:rStyle w:val="Heading2Char"/>
          <w:sz w:val="28"/>
          <w:szCs w:val="28"/>
        </w:rPr>
        <w:t xml:space="preserve">PROPOSTA B: </w:t>
      </w:r>
      <w:commentRangeStart w:id="10"/>
      <w:r>
        <w:rPr>
          <w:rStyle w:val="Heading2Char"/>
          <w:sz w:val="28"/>
          <w:szCs w:val="28"/>
        </w:rPr>
        <w:t>Proposição de arquitetura para o projeto</w:t>
      </w:r>
      <w:commentRangeEnd w:id="10"/>
      <w:r w:rsidR="00881247">
        <w:commentReference w:id="10"/>
      </w:r>
      <w:commentRangeEnd w:id="8"/>
      <w:r>
        <w:commentReference w:id="8"/>
      </w:r>
      <w:commentRangeEnd w:id="9"/>
      <w:r w:rsidR="00C259FC">
        <w:rPr>
          <w:rStyle w:val="CommentReference"/>
          <w:rFonts w:asciiTheme="minorHAnsi" w:hAnsiTheme="minorHAnsi" w:eastAsiaTheme="minorHAnsi" w:cstheme="minorBidi"/>
          <w:color w:val="auto"/>
        </w:rPr>
        <w:commentReference w:id="9"/>
      </w:r>
    </w:p>
    <w:p w:rsidR="00420266" w:rsidP="00420266" w:rsidRDefault="00420266" w14:paraId="4FF832DB" w14:textId="77777777"/>
    <w:p w:rsidRPr="007C6E6D" w:rsidR="00420266" w:rsidP="00420266" w:rsidRDefault="005F5EA0" w14:paraId="1959BF26" w14:textId="3912B008">
      <w:pPr>
        <w:rPr>
          <w:lang w:val="en-CA"/>
        </w:rPr>
      </w:pPr>
      <w:hyperlink w:history="1" r:id="rId20">
        <w:r w:rsidRPr="007C6E6D" w:rsidR="00420266">
          <w:rPr>
            <w:rStyle w:val="Hyperlink"/>
            <w:lang w:val="en-CA"/>
          </w:rPr>
          <w:t>Common Big Data Design Patterns</w:t>
        </w:r>
      </w:hyperlink>
    </w:p>
    <w:p w:rsidRPr="007C6E6D" w:rsidR="00842995" w:rsidP="00420266" w:rsidRDefault="005F5EA0" w14:paraId="1A15792B" w14:textId="2302978F">
      <w:pPr>
        <w:rPr>
          <w:lang w:val="en-CA"/>
        </w:rPr>
      </w:pPr>
      <w:hyperlink w:history="1" r:id="rId21">
        <w:r w:rsidRPr="007C6E6D" w:rsidR="00842995">
          <w:rPr>
            <w:rStyle w:val="Hyperlink"/>
            <w:lang w:val="en-CA"/>
          </w:rPr>
          <w:t>Big Data Architectural Patterns</w:t>
        </w:r>
      </w:hyperlink>
    </w:p>
    <w:p w:rsidRPr="008B0A19" w:rsidR="00200616" w:rsidP="35C8A7CD" w:rsidRDefault="005F5EA0" w14:paraId="4930BFFF" w14:textId="346B0850">
      <w:pPr>
        <w:rPr>
          <w:rFonts w:ascii="Calibri" w:hAnsi="Calibri" w:eastAsia="Calibri" w:cs="Calibri"/>
          <w:lang w:val="en-US"/>
        </w:rPr>
      </w:pPr>
      <w:hyperlink w:history="1" r:id="rId22">
        <w:r w:rsidRPr="008B0A19" w:rsidR="008B0A19">
          <w:rPr>
            <w:rStyle w:val="Hyperlink"/>
            <w:rFonts w:ascii="Calibri" w:hAnsi="Calibri" w:eastAsia="Calibri" w:cs="Calibri"/>
            <w:lang w:val="en-US"/>
          </w:rPr>
          <w:t>10 Common Software Architectural Patterns in a nutshell (O PRINCIPAL)</w:t>
        </w:r>
      </w:hyperlink>
    </w:p>
    <w:p w:rsidR="002C551D" w:rsidP="002C551D" w:rsidRDefault="00247E11" w14:paraId="32DFE6C4" w14:textId="31421E48">
      <w:pPr>
        <w:ind w:firstLine="567"/>
        <w:rPr>
          <w:rFonts w:ascii="Calibri" w:hAnsi="Calibri" w:eastAsia="Calibri" w:cs="Calibri"/>
        </w:rPr>
      </w:pPr>
      <w:r>
        <w:rPr>
          <w:rFonts w:ascii="Calibri" w:hAnsi="Calibri" w:eastAsia="Calibri" w:cs="Calibri"/>
        </w:rPr>
        <w:t xml:space="preserve">Para o desenvolvimento da solução de tratamento e análise dos dados, propomos seguir </w:t>
      </w:r>
      <w:r w:rsidR="002C551D">
        <w:rPr>
          <w:rFonts w:ascii="Calibri" w:hAnsi="Calibri" w:eastAsia="Calibri" w:cs="Calibri"/>
        </w:rPr>
        <w:t xml:space="preserve">a arquitetura de soluções ETL (Extract, Transform and Load) sob o padrão </w:t>
      </w:r>
      <w:hyperlink w:history="1" r:id="rId23">
        <w:r w:rsidRPr="00AA7D4B" w:rsidR="009F3000">
          <w:rPr>
            <w:rStyle w:val="Hyperlink"/>
            <w:rFonts w:ascii="Calibri" w:hAnsi="Calibri" w:eastAsia="Calibri" w:cs="Calibri"/>
          </w:rPr>
          <w:t>Pipe-filter pattern</w:t>
        </w:r>
      </w:hyperlink>
      <w:r w:rsidR="002C551D">
        <w:rPr>
          <w:rFonts w:ascii="Calibri" w:hAnsi="Calibri" w:eastAsia="Calibri" w:cs="Calibri"/>
        </w:rPr>
        <w:t>.</w:t>
      </w:r>
    </w:p>
    <w:p w:rsidR="00E5693B" w:rsidP="002C551D" w:rsidRDefault="002A4582" w14:paraId="14E3A36E" w14:textId="73A4407B">
      <w:pPr>
        <w:ind w:firstLine="567"/>
        <w:rPr>
          <w:rFonts w:ascii="Calibri" w:hAnsi="Calibri" w:eastAsia="Calibri" w:cs="Calibri"/>
        </w:rPr>
      </w:pPr>
      <w:commentRangeStart w:id="11"/>
      <w:r>
        <w:rPr>
          <w:rFonts w:ascii="Calibri" w:hAnsi="Calibri" w:eastAsia="Calibri" w:cs="Calibri"/>
        </w:rPr>
        <w:t xml:space="preserve">O padrão de processo ETL </w:t>
      </w:r>
      <w:commentRangeEnd w:id="11"/>
      <w:r w:rsidR="006B12F8">
        <w:rPr>
          <w:rStyle w:val="CommentReference"/>
          <w:rFonts w:asciiTheme="minorHAnsi" w:hAnsiTheme="minorHAnsi" w:eastAsiaTheme="minorHAnsi" w:cstheme="minorBidi"/>
          <w:lang w:eastAsia="en-US"/>
        </w:rPr>
        <w:commentReference w:id="11"/>
      </w:r>
      <w:r>
        <w:rPr>
          <w:rFonts w:ascii="Calibri" w:hAnsi="Calibri" w:eastAsia="Calibri" w:cs="Calibri"/>
        </w:rPr>
        <w:t>(de Extract, Transform and Loading) segue um design já conhecido no mercado de processos para carga, tratamento e exibição de dados, conforme exemplificado na imagem abaixo:</w:t>
      </w:r>
    </w:p>
    <w:p w:rsidR="002A4582" w:rsidP="002C551D" w:rsidRDefault="002A4582" w14:paraId="6B2A79FE" w14:textId="77777777">
      <w:pPr>
        <w:ind w:firstLine="567"/>
        <w:rPr>
          <w:rFonts w:ascii="Calibri" w:hAnsi="Calibri" w:eastAsia="Calibri" w:cs="Calibri"/>
        </w:rPr>
      </w:pPr>
    </w:p>
    <w:p w:rsidRPr="002A4582" w:rsidR="002A4582" w:rsidP="002A4582" w:rsidRDefault="002A4582" w14:paraId="70EB5822" w14:textId="5BE7E9E3">
      <w:r w:rsidRPr="002A4582">
        <w:fldChar w:fldCharType="begin"/>
      </w:r>
      <w:r w:rsidRPr="002A4582">
        <w:instrText xml:space="preserve"> INCLUDEPICTURE "/var/folders/r8/l11dxj_d2bg9v7hl3lsx1szh0000gn/T/com.microsoft.Word/WebArchiveCopyPasteTempFiles/What-Is-Incremental-ETL-and-Why-You-Need-it-blog-img-1.jpg" \* MERGEFORMATINET </w:instrText>
      </w:r>
      <w:r w:rsidRPr="002A4582">
        <w:fldChar w:fldCharType="separate"/>
      </w:r>
      <w:r w:rsidRPr="002A4582">
        <w:rPr>
          <w:noProof/>
        </w:rPr>
        <w:drawing>
          <wp:inline distT="0" distB="0" distL="0" distR="0" wp14:anchorId="12981F09" wp14:editId="0E0B206F">
            <wp:extent cx="5760085" cy="2216785"/>
            <wp:effectExtent l="0" t="0" r="5715" b="5715"/>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2216785"/>
                    </a:xfrm>
                    <a:prstGeom prst="rect">
                      <a:avLst/>
                    </a:prstGeom>
                    <a:noFill/>
                    <a:ln>
                      <a:noFill/>
                    </a:ln>
                  </pic:spPr>
                </pic:pic>
              </a:graphicData>
            </a:graphic>
          </wp:inline>
        </w:drawing>
      </w:r>
      <w:r w:rsidRPr="002A4582">
        <w:fldChar w:fldCharType="end"/>
      </w:r>
    </w:p>
    <w:p w:rsidR="002A4582" w:rsidP="002C551D" w:rsidRDefault="002A4582" w14:paraId="531F6017" w14:textId="2A7D5847">
      <w:pPr>
        <w:ind w:firstLine="567"/>
        <w:rPr>
          <w:rFonts w:ascii="Calibri" w:hAnsi="Calibri" w:eastAsia="Calibri" w:cs="Calibri"/>
        </w:rPr>
      </w:pPr>
      <w:r>
        <w:rPr>
          <w:rFonts w:ascii="Calibri" w:hAnsi="Calibri" w:eastAsia="Calibri" w:cs="Calibri"/>
        </w:rPr>
        <w:t xml:space="preserve">O processo de ETL </w:t>
      </w:r>
      <w:r w:rsidR="002600B8">
        <w:rPr>
          <w:rFonts w:ascii="Calibri" w:hAnsi="Calibri" w:eastAsia="Calibri" w:cs="Calibri"/>
        </w:rPr>
        <w:t>especifica ao menos 3 etapas no processo de tratamento de dados, cada uma realizada em uma parte do projeto em si:</w:t>
      </w:r>
    </w:p>
    <w:p w:rsidR="002600B8" w:rsidP="002C551D" w:rsidRDefault="002600B8" w14:paraId="78EC0F94" w14:textId="77777777">
      <w:pPr>
        <w:ind w:firstLine="567"/>
        <w:rPr>
          <w:rFonts w:ascii="Calibri" w:hAnsi="Calibri" w:eastAsia="Calibri" w:cs="Calibri"/>
        </w:rPr>
      </w:pPr>
    </w:p>
    <w:p w:rsidR="002600B8" w:rsidP="002600B8" w:rsidRDefault="00BF317D" w14:paraId="18712316" w14:textId="5085971A">
      <w:pPr>
        <w:pStyle w:val="ListParagraph"/>
        <w:numPr>
          <w:ilvl w:val="0"/>
          <w:numId w:val="5"/>
        </w:numPr>
        <w:rPr>
          <w:rFonts w:ascii="Calibri" w:hAnsi="Calibri" w:eastAsia="Calibri" w:cs="Calibri"/>
        </w:rPr>
      </w:pPr>
      <w:r>
        <w:rPr>
          <w:rFonts w:ascii="Calibri" w:hAnsi="Calibri" w:eastAsia="Calibri" w:cs="Calibri"/>
        </w:rPr>
        <w:t xml:space="preserve">Ingest: etapa realizada por scripts </w:t>
      </w:r>
      <w:r w:rsidR="00E355A5">
        <w:rPr>
          <w:rFonts w:ascii="Calibri" w:hAnsi="Calibri" w:eastAsia="Calibri" w:cs="Calibri"/>
        </w:rPr>
        <w:t>(no nosso caso, desenvolvidos em Python), que buscam ler os arquivos de dados e processá-los</w:t>
      </w:r>
      <w:r w:rsidR="00E232FF">
        <w:rPr>
          <w:rFonts w:ascii="Calibri" w:hAnsi="Calibri" w:eastAsia="Calibri" w:cs="Calibri"/>
        </w:rPr>
        <w:t xml:space="preserve">, </w:t>
      </w:r>
      <w:r w:rsidR="00ED1E3B">
        <w:rPr>
          <w:rFonts w:ascii="Calibri" w:hAnsi="Calibri" w:eastAsia="Calibri" w:cs="Calibri"/>
        </w:rPr>
        <w:t xml:space="preserve">unificando em uma única base de dados. </w:t>
      </w:r>
      <w:r w:rsidR="00A924AD">
        <w:rPr>
          <w:rFonts w:ascii="Calibri" w:hAnsi="Calibri" w:eastAsia="Calibri" w:cs="Calibri"/>
        </w:rPr>
        <w:t>Assim,</w:t>
      </w:r>
      <w:r w:rsidR="00E232FF">
        <w:rPr>
          <w:rFonts w:ascii="Calibri" w:hAnsi="Calibri" w:eastAsia="Calibri" w:cs="Calibri"/>
        </w:rPr>
        <w:t xml:space="preserve"> irá gerar entradas em tabelas de banco de dados com o fim de transformar as diversas informações </w:t>
      </w:r>
      <w:r w:rsidR="00B43A12">
        <w:rPr>
          <w:rFonts w:ascii="Calibri" w:hAnsi="Calibri" w:eastAsia="Calibri" w:cs="Calibri"/>
        </w:rPr>
        <w:t xml:space="preserve">distintas em um contexto único (isto é, as diferentes tabelas terão que dar uma única informação, que é </w:t>
      </w:r>
      <w:r w:rsidR="00497E5E">
        <w:rPr>
          <w:rFonts w:ascii="Calibri" w:hAnsi="Calibri" w:eastAsia="Calibri" w:cs="Calibri"/>
        </w:rPr>
        <w:t>o consumo de energia para uma dada localidade em dado período de tempo e por matriz geradora).</w:t>
      </w:r>
    </w:p>
    <w:p w:rsidR="00BF317D" w:rsidP="002600B8" w:rsidRDefault="00BF317D" w14:paraId="0F9381CA" w14:textId="75A615D7">
      <w:pPr>
        <w:pStyle w:val="ListParagraph"/>
        <w:numPr>
          <w:ilvl w:val="0"/>
          <w:numId w:val="5"/>
        </w:numPr>
        <w:rPr>
          <w:rFonts w:ascii="Calibri" w:hAnsi="Calibri" w:eastAsia="Calibri" w:cs="Calibri"/>
        </w:rPr>
      </w:pPr>
      <w:r>
        <w:rPr>
          <w:rFonts w:ascii="Calibri" w:hAnsi="Calibri" w:eastAsia="Calibri" w:cs="Calibri"/>
        </w:rPr>
        <w:t>Transformação (tratamento)</w:t>
      </w:r>
      <w:r w:rsidR="00497E5E">
        <w:rPr>
          <w:rFonts w:ascii="Calibri" w:hAnsi="Calibri" w:eastAsia="Calibri" w:cs="Calibri"/>
        </w:rPr>
        <w:t xml:space="preserve">: nesta etapa, os dados </w:t>
      </w:r>
      <w:r w:rsidR="00ED1E3B">
        <w:rPr>
          <w:rFonts w:ascii="Calibri" w:hAnsi="Calibri" w:eastAsia="Calibri" w:cs="Calibri"/>
        </w:rPr>
        <w:t>unificados</w:t>
      </w:r>
      <w:r w:rsidR="00A924AD">
        <w:rPr>
          <w:rFonts w:ascii="Calibri" w:hAnsi="Calibri" w:eastAsia="Calibri" w:cs="Calibri"/>
        </w:rPr>
        <w:t xml:space="preserve"> são limpos, tratados e processados de forma a facilitar buscar as informações desejadas (no nosso caso, variações de tarifa com verificação de mudanças de uso de matrizes geradoras).</w:t>
      </w:r>
    </w:p>
    <w:p w:rsidRPr="002600B8" w:rsidR="00BF317D" w:rsidP="002600B8" w:rsidRDefault="00BF317D" w14:paraId="6220EB92" w14:textId="20A23166">
      <w:pPr>
        <w:pStyle w:val="ListParagraph"/>
        <w:numPr>
          <w:ilvl w:val="0"/>
          <w:numId w:val="5"/>
        </w:numPr>
        <w:rPr>
          <w:rFonts w:ascii="Calibri" w:hAnsi="Calibri" w:eastAsia="Calibri" w:cs="Calibri"/>
        </w:rPr>
      </w:pPr>
      <w:r>
        <w:rPr>
          <w:rFonts w:ascii="Calibri" w:hAnsi="Calibri" w:eastAsia="Calibri" w:cs="Calibri"/>
        </w:rPr>
        <w:t>Análise e exibição</w:t>
      </w:r>
      <w:r w:rsidR="00A924AD">
        <w:rPr>
          <w:rFonts w:ascii="Calibri" w:hAnsi="Calibri" w:eastAsia="Calibri" w:cs="Calibri"/>
        </w:rPr>
        <w:t>: nesta etapa</w:t>
      </w:r>
      <w:r w:rsidR="009B5F90">
        <w:rPr>
          <w:rFonts w:ascii="Calibri" w:hAnsi="Calibri" w:eastAsia="Calibri" w:cs="Calibri"/>
        </w:rPr>
        <w:t xml:space="preserve">, os </w:t>
      </w:r>
      <w:r w:rsidR="00F12AA3">
        <w:rPr>
          <w:rFonts w:ascii="Calibri" w:hAnsi="Calibri" w:eastAsia="Calibri" w:cs="Calibri"/>
        </w:rPr>
        <w:t>dados serão submetidos a análises por meio de consultas e exibidos, utilizando algum programa para montagem de gráficos e dashboards (como o PowerBI ou o Tableau).</w:t>
      </w:r>
    </w:p>
    <w:p w:rsidR="00200616" w:rsidP="006144F0" w:rsidRDefault="00594911" w14:paraId="7B7F7BF6" w14:textId="170D2FC8">
      <w:pPr>
        <w:rPr>
          <w:rFonts w:ascii="Calibri" w:hAnsi="Calibri" w:eastAsia="Calibri" w:cs="Calibri"/>
        </w:rPr>
      </w:pPr>
      <w:r w:rsidRPr="002A4582">
        <w:br/>
      </w:r>
      <w:r w:rsidRPr="00A43471" w:rsidR="00A43471">
        <w:rPr>
          <w:rFonts w:ascii="Calibri" w:hAnsi="Calibri" w:eastAsia="Calibri" w:cs="Calibri"/>
        </w:rPr>
        <w:t xml:space="preserve">O padrão de projeto </w:t>
      </w:r>
      <w:r w:rsidR="00A43471">
        <w:rPr>
          <w:rFonts w:ascii="Calibri" w:hAnsi="Calibri" w:eastAsia="Calibri" w:cs="Calibri"/>
        </w:rPr>
        <w:t>Pipe-Filter Pattern é um padrão</w:t>
      </w:r>
      <w:r w:rsidR="00843DB3">
        <w:rPr>
          <w:rFonts w:ascii="Calibri" w:hAnsi="Calibri" w:eastAsia="Calibri" w:cs="Calibri"/>
        </w:rPr>
        <w:t xml:space="preserve"> já conhecido para execução de processos em fila, onde </w:t>
      </w:r>
      <w:r w:rsidR="00EE7B87">
        <w:rPr>
          <w:rFonts w:ascii="Calibri" w:hAnsi="Calibri" w:eastAsia="Calibri" w:cs="Calibri"/>
        </w:rPr>
        <w:t>a execução é iniciada assim que algo acontece (ou alguém manda iniciar) e conclui após processar a solicitação</w:t>
      </w:r>
      <w:r w:rsidR="0064655B">
        <w:rPr>
          <w:rFonts w:ascii="Calibri" w:hAnsi="Calibri" w:eastAsia="Calibri" w:cs="Calibri"/>
        </w:rPr>
        <w:t xml:space="preserve"> ou terminar de processar todos os dados envolvidos.</w:t>
      </w:r>
    </w:p>
    <w:p w:rsidR="009B5B98" w:rsidP="00EE0EDC" w:rsidRDefault="009B5B98" w14:paraId="505214C6" w14:textId="77777777">
      <w:pPr>
        <w:ind w:left="567"/>
        <w:rPr>
          <w:rFonts w:ascii="Calibri" w:hAnsi="Calibri" w:eastAsia="Calibri" w:cs="Calibri"/>
        </w:rPr>
      </w:pPr>
    </w:p>
    <w:p w:rsidR="009B5B98" w:rsidP="009B5B98" w:rsidRDefault="009B5B98" w14:paraId="034E0BF1" w14:textId="36EDEF1E">
      <w:pPr>
        <w:jc w:val="center"/>
      </w:pPr>
      <w:r>
        <w:fldChar w:fldCharType="begin"/>
      </w:r>
      <w:r>
        <w:instrText xml:space="preserve"> INCLUDEPICTURE "/var/folders/r8/l11dxj_d2bg9v7hl3lsx1szh0000gn/T/com.microsoft.Word/WebArchiveCopyPasteTempFiles/ab9be4ee-22f4-4f04-982f-3b04a754468c.png" \* MERGEFORMATINET </w:instrText>
      </w:r>
      <w:r>
        <w:fldChar w:fldCharType="separate"/>
      </w:r>
      <w:r>
        <w:rPr>
          <w:noProof/>
        </w:rPr>
        <w:drawing>
          <wp:inline distT="0" distB="0" distL="0" distR="0" wp14:anchorId="616F3B97" wp14:editId="0D20859C">
            <wp:extent cx="3229427" cy="1990845"/>
            <wp:effectExtent l="0" t="0" r="0" b="3175"/>
            <wp:docPr id="3" name="Imagem 3" descr="Diagrama&#10;&#10;Descrição gerada automaticament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9787" cy="1997232"/>
                    </a:xfrm>
                    <a:prstGeom prst="rect">
                      <a:avLst/>
                    </a:prstGeom>
                    <a:noFill/>
                    <a:ln>
                      <a:noFill/>
                    </a:ln>
                  </pic:spPr>
                </pic:pic>
              </a:graphicData>
            </a:graphic>
          </wp:inline>
        </w:drawing>
      </w:r>
      <w:r>
        <w:fldChar w:fldCharType="end"/>
      </w:r>
    </w:p>
    <w:p w:rsidRPr="00A43471" w:rsidR="009B5B98" w:rsidP="00EE0EDC" w:rsidRDefault="009B5B98" w14:paraId="253FCD73" w14:textId="77777777">
      <w:pPr>
        <w:ind w:left="567"/>
        <w:rPr>
          <w:rFonts w:eastAsiaTheme="minorEastAsia"/>
        </w:rPr>
      </w:pPr>
    </w:p>
    <w:p w:rsidR="40D2249E" w:rsidP="40D2249E" w:rsidRDefault="007E631A" w14:paraId="007A6699" w14:textId="42AF19E3">
      <w:pPr>
        <w:rPr>
          <w:rFonts w:ascii="Calibri" w:hAnsi="Calibri" w:eastAsia="Calibri" w:cs="Calibri"/>
        </w:rPr>
      </w:pPr>
      <w:r>
        <w:rPr>
          <w:rFonts w:ascii="Calibri" w:hAnsi="Calibri" w:eastAsia="Calibri" w:cs="Calibri"/>
        </w:rPr>
        <w:tab/>
      </w:r>
      <w:r w:rsidR="03BD0CB0">
        <w:rPr>
          <w:rFonts w:ascii="Calibri" w:hAnsi="Calibri" w:eastAsia="Calibri" w:cs="Calibri"/>
        </w:rPr>
        <w:t>As etapas</w:t>
      </w:r>
      <w:ins w:author="Bruno Devesa" w:date="2022-04-22T14:48:00Z" w:id="12">
        <w:r w:rsidRPr="192B5236" w:rsidR="23DF683C">
          <w:rPr>
            <w:rFonts w:ascii="Calibri" w:hAnsi="Calibri" w:eastAsia="Calibri" w:cs="Calibri"/>
          </w:rPr>
          <w:t xml:space="preserve"> </w:t>
        </w:r>
      </w:ins>
      <w:r w:rsidR="05F16FED">
        <w:rPr>
          <w:rFonts w:ascii="Calibri" w:hAnsi="Calibri" w:eastAsia="Calibri" w:cs="Calibri"/>
        </w:rPr>
        <w:t xml:space="preserve">do projeto correspondente a parte de aplicação (onde estarão os scripts python e a aplicação de exibição) serão desenvolvidos sob </w:t>
      </w:r>
      <w:r w:rsidR="03BD0CB0">
        <w:rPr>
          <w:rFonts w:ascii="Calibri" w:hAnsi="Calibri" w:eastAsia="Calibri" w:cs="Calibri"/>
        </w:rPr>
        <w:t xml:space="preserve">o padrão </w:t>
      </w:r>
      <w:r w:rsidR="1CBE6643">
        <w:rPr>
          <w:rFonts w:ascii="Calibri" w:hAnsi="Calibri" w:eastAsia="Calibri" w:cs="Calibri"/>
        </w:rPr>
        <w:t xml:space="preserve">Layered Pattern, do qual serão utilizados somente </w:t>
      </w:r>
      <w:r w:rsidR="3433C06B">
        <w:rPr>
          <w:rFonts w:ascii="Calibri" w:hAnsi="Calibri" w:eastAsia="Calibri" w:cs="Calibri"/>
        </w:rPr>
        <w:t>4</w:t>
      </w:r>
      <w:r w:rsidR="1CBE6643">
        <w:rPr>
          <w:rFonts w:ascii="Calibri" w:hAnsi="Calibri" w:eastAsia="Calibri" w:cs="Calibri"/>
        </w:rPr>
        <w:t xml:space="preserve"> camadas: </w:t>
      </w:r>
      <w:r w:rsidR="3433C06B">
        <w:rPr>
          <w:rFonts w:ascii="Calibri" w:hAnsi="Calibri" w:eastAsia="Calibri" w:cs="Calibri"/>
        </w:rPr>
        <w:t xml:space="preserve">Presentation Layer, </w:t>
      </w:r>
      <w:r w:rsidR="1CBE6643">
        <w:rPr>
          <w:rFonts w:ascii="Calibri" w:hAnsi="Calibri" w:eastAsia="Calibri" w:cs="Calibri"/>
        </w:rPr>
        <w:t>Business Layer, Persistence Layer e Database Layer.</w:t>
      </w:r>
    </w:p>
    <w:p w:rsidR="00C75E24" w:rsidP="40D2249E" w:rsidRDefault="00C75E24" w14:paraId="7816AA5D" w14:textId="77777777">
      <w:pPr>
        <w:rPr>
          <w:rFonts w:ascii="Calibri" w:hAnsi="Calibri" w:eastAsia="Calibri" w:cs="Calibri"/>
        </w:rPr>
      </w:pPr>
    </w:p>
    <w:p w:rsidR="00C75E24" w:rsidP="00C75E24" w:rsidRDefault="00C75E24" w14:paraId="1C8889F3" w14:textId="432A0372">
      <w:pPr>
        <w:jc w:val="center"/>
      </w:pPr>
      <w:r>
        <w:fldChar w:fldCharType="begin"/>
      </w:r>
      <w:r>
        <w:instrText xml:space="preserve"> INCLUDEPICTURE "/var/folders/r8/l11dxj_d2bg9v7hl3lsx1szh0000gn/T/com.microsoft.Word/WebArchiveCopyPasteTempFiles/sapr_0103.png" \* MERGEFORMATINET </w:instrText>
      </w:r>
      <w:r>
        <w:fldChar w:fldCharType="separate"/>
      </w:r>
      <w:r>
        <w:rPr>
          <w:noProof/>
        </w:rPr>
        <w:drawing>
          <wp:inline distT="0" distB="0" distL="0" distR="0" wp14:anchorId="75FA407A" wp14:editId="6ACB3B68">
            <wp:extent cx="4815068" cy="3985396"/>
            <wp:effectExtent l="0" t="0" r="0" b="2540"/>
            <wp:docPr id="4" name="Imagem 4" descr="Diagrama&#10;&#10;Descrição gerada automaticament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9713" cy="3989241"/>
                    </a:xfrm>
                    <a:prstGeom prst="rect">
                      <a:avLst/>
                    </a:prstGeom>
                    <a:noFill/>
                    <a:ln>
                      <a:noFill/>
                    </a:ln>
                  </pic:spPr>
                </pic:pic>
              </a:graphicData>
            </a:graphic>
          </wp:inline>
        </w:drawing>
      </w:r>
      <w:r>
        <w:fldChar w:fldCharType="end"/>
      </w:r>
    </w:p>
    <w:p w:rsidR="00304A9B" w:rsidP="00C75E24" w:rsidRDefault="00304A9B" w14:paraId="524D85E4" w14:textId="77777777">
      <w:pPr>
        <w:jc w:val="center"/>
      </w:pPr>
    </w:p>
    <w:p w:rsidR="00304A9B" w:rsidP="00304A9B" w:rsidRDefault="00304A9B" w14:paraId="0E11AE11" w14:textId="77777777"/>
    <w:p w:rsidR="00472F63" w:rsidP="00304A9B" w:rsidRDefault="00472F63" w14:paraId="7D9D10B3" w14:textId="77777777"/>
    <w:p w:rsidR="00472F63" w:rsidP="00304A9B" w:rsidRDefault="00472F63" w14:paraId="64603E71" w14:textId="77777777"/>
    <w:p w:rsidR="00472F63" w:rsidP="00304A9B" w:rsidRDefault="00472F63" w14:paraId="01CA9E33" w14:textId="77777777"/>
    <w:p w:rsidR="00472F63" w:rsidP="00304A9B" w:rsidRDefault="00472F63" w14:paraId="57F215E4" w14:textId="77777777"/>
    <w:p w:rsidR="00472F63" w:rsidP="00304A9B" w:rsidRDefault="00472F63" w14:paraId="665DEEB0" w14:textId="77777777"/>
    <w:p w:rsidR="00472F63" w:rsidP="00304A9B" w:rsidRDefault="00472F63" w14:paraId="1A5DFD08" w14:textId="77777777"/>
    <w:p w:rsidR="00472F63" w:rsidP="00304A9B" w:rsidRDefault="00472F63" w14:paraId="59177D53" w14:textId="77777777"/>
    <w:p w:rsidR="00472F63" w:rsidP="00304A9B" w:rsidRDefault="00472F63" w14:paraId="44DDEA52" w14:textId="77777777">
      <w:commentRangeStart w:id="13"/>
      <w:commentRangeEnd w:id="13"/>
      <w:r>
        <w:rPr>
          <w:rStyle w:val="CommentReference"/>
        </w:rPr>
        <w:commentReference w:id="13"/>
      </w:r>
    </w:p>
    <w:p w:rsidR="00735507" w:rsidP="00735507" w:rsidRDefault="00304A9B" w14:paraId="55B6F276" w14:textId="0E539BDC">
      <w:pPr>
        <w:pStyle w:val="ListParagraph"/>
        <w:numPr>
          <w:ilvl w:val="0"/>
          <w:numId w:val="6"/>
        </w:numPr>
      </w:pPr>
      <w:commentRangeStart w:id="14"/>
      <w:r>
        <w:t>Business Layer</w:t>
      </w:r>
      <w:commentRangeEnd w:id="14"/>
      <w:r>
        <w:commentReference w:id="14"/>
      </w:r>
    </w:p>
    <w:p w:rsidR="00735507" w:rsidP="00735507" w:rsidRDefault="00735507" w14:paraId="61CC99D8" w14:textId="669DE76E">
      <w:pPr>
        <w:pStyle w:val="ListParagraph"/>
        <w:ind w:left="0"/>
      </w:pPr>
      <w:r>
        <w:tab/>
      </w:r>
      <w:r w:rsidR="00655793">
        <w:t>A camada de negócios (ou business layer) contêm os códigos que realizam as ações relacionadas ao negócio. Todas as regras da aplicação e a parte de código responsável por elas se encontra nesta parte.</w:t>
      </w:r>
    </w:p>
    <w:p w:rsidR="00627126" w:rsidP="00735507" w:rsidRDefault="00627126" w14:paraId="58DE2C4B" w14:textId="04550897">
      <w:pPr>
        <w:pStyle w:val="ListParagraph"/>
        <w:ind w:left="0"/>
      </w:pPr>
      <w:r>
        <w:tab/>
      </w:r>
      <w:r>
        <w:t>No nosso caso, os scripts Python responsáveis pela manipulação dos dados lidos dos arquivos Excel e do banco de dados correspondem à Business Layer, pois os mesmos serão responsáveis por explorar e analisar os dados em busca das informações que queremos obter.</w:t>
      </w:r>
    </w:p>
    <w:p w:rsidR="00655793" w:rsidP="00735507" w:rsidRDefault="00655793" w14:paraId="53C7C727" w14:textId="77777777">
      <w:pPr>
        <w:pStyle w:val="ListParagraph"/>
        <w:ind w:left="0"/>
      </w:pPr>
    </w:p>
    <w:p w:rsidR="004E213C" w:rsidP="00735507" w:rsidRDefault="004E213C" w14:paraId="5B68D03C" w14:textId="77777777">
      <w:pPr>
        <w:pStyle w:val="ListParagraph"/>
        <w:ind w:left="0"/>
      </w:pPr>
    </w:p>
    <w:p w:rsidR="00655793" w:rsidP="00655793" w:rsidRDefault="00655793" w14:paraId="628D627A" w14:textId="30C3F55E">
      <w:pPr>
        <w:jc w:val="center"/>
      </w:pPr>
      <w:r>
        <w:fldChar w:fldCharType="begin"/>
      </w:r>
      <w:r>
        <w:instrText xml:space="preserve"> INCLUDEPICTURE "/var/folders/r8/l11dxj_d2bg9v7hl3lsx1szh0000gn/T/com.microsoft.Word/WebArchiveCopyPasteTempFiles/arch.png" \* MERGEFORMATINET </w:instrText>
      </w:r>
      <w:r>
        <w:fldChar w:fldCharType="separate"/>
      </w:r>
      <w:r>
        <w:rPr>
          <w:noProof/>
        </w:rPr>
        <w:drawing>
          <wp:inline distT="0" distB="0" distL="0" distR="0" wp14:anchorId="37A8D202" wp14:editId="4ACFDA76">
            <wp:extent cx="4866270" cy="3547641"/>
            <wp:effectExtent l="0" t="0" r="0" b="0"/>
            <wp:docPr id="5" name="Imagem 5" descr="Uma imagem contendo Diagrama&#10;&#10;Descrição gerada automaticament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Diagrama&#10;&#10;Descrição gerada automaticamente">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2674" cy="3559600"/>
                    </a:xfrm>
                    <a:prstGeom prst="rect">
                      <a:avLst/>
                    </a:prstGeom>
                    <a:noFill/>
                    <a:ln>
                      <a:noFill/>
                    </a:ln>
                  </pic:spPr>
                </pic:pic>
              </a:graphicData>
            </a:graphic>
          </wp:inline>
        </w:drawing>
      </w:r>
      <w:r>
        <w:fldChar w:fldCharType="end"/>
      </w:r>
    </w:p>
    <w:p w:rsidR="00655793" w:rsidP="00735507" w:rsidRDefault="00655793" w14:paraId="7803F0A2" w14:textId="77777777">
      <w:pPr>
        <w:pStyle w:val="ListParagraph"/>
        <w:ind w:left="0"/>
      </w:pPr>
    </w:p>
    <w:p w:rsidR="00472F63" w:rsidP="00735507" w:rsidRDefault="00472F63" w14:paraId="2CD35F06" w14:textId="77777777">
      <w:pPr>
        <w:pStyle w:val="ListParagraph"/>
        <w:ind w:left="0"/>
      </w:pPr>
    </w:p>
    <w:p w:rsidR="00472F63" w:rsidP="00735507" w:rsidRDefault="00472F63" w14:paraId="170FC63C" w14:textId="77777777">
      <w:pPr>
        <w:pStyle w:val="ListParagraph"/>
        <w:ind w:left="0"/>
      </w:pPr>
    </w:p>
    <w:p w:rsidR="00472F63" w:rsidP="00735507" w:rsidRDefault="00472F63" w14:paraId="28CE6410" w14:textId="77777777">
      <w:pPr>
        <w:pStyle w:val="ListParagraph"/>
        <w:ind w:left="0"/>
      </w:pPr>
    </w:p>
    <w:p w:rsidR="00472F63" w:rsidP="00735507" w:rsidRDefault="00472F63" w14:paraId="37749027" w14:textId="77777777">
      <w:pPr>
        <w:pStyle w:val="ListParagraph"/>
        <w:ind w:left="0"/>
      </w:pPr>
    </w:p>
    <w:p w:rsidR="00472F63" w:rsidP="00735507" w:rsidRDefault="00472F63" w14:paraId="3FD3DB81" w14:textId="77777777">
      <w:pPr>
        <w:pStyle w:val="ListParagraph"/>
        <w:ind w:left="0"/>
      </w:pPr>
    </w:p>
    <w:p w:rsidR="00472F63" w:rsidP="00735507" w:rsidRDefault="00472F63" w14:paraId="253450C6" w14:textId="77777777">
      <w:pPr>
        <w:pStyle w:val="ListParagraph"/>
        <w:ind w:left="0"/>
      </w:pPr>
    </w:p>
    <w:p w:rsidR="00472F63" w:rsidP="00735507" w:rsidRDefault="00472F63" w14:paraId="4D8C031A" w14:textId="77777777">
      <w:pPr>
        <w:pStyle w:val="ListParagraph"/>
        <w:ind w:left="0"/>
      </w:pPr>
    </w:p>
    <w:p w:rsidR="00472F63" w:rsidP="00735507" w:rsidRDefault="00472F63" w14:paraId="6ABDBF6A" w14:textId="77777777">
      <w:pPr>
        <w:pStyle w:val="ListParagraph"/>
        <w:ind w:left="0"/>
      </w:pPr>
    </w:p>
    <w:p w:rsidR="00472F63" w:rsidP="00735507" w:rsidRDefault="00472F63" w14:paraId="206A543F" w14:textId="77777777">
      <w:pPr>
        <w:pStyle w:val="ListParagraph"/>
        <w:ind w:left="0"/>
      </w:pPr>
    </w:p>
    <w:p w:rsidR="00472F63" w:rsidP="00735507" w:rsidRDefault="00472F63" w14:paraId="5B768406" w14:textId="77777777">
      <w:pPr>
        <w:pStyle w:val="ListParagraph"/>
        <w:ind w:left="0"/>
      </w:pPr>
    </w:p>
    <w:p w:rsidR="00472F63" w:rsidP="00735507" w:rsidRDefault="00472F63" w14:paraId="47CB55EF" w14:textId="77777777">
      <w:pPr>
        <w:pStyle w:val="ListParagraph"/>
        <w:ind w:left="0"/>
      </w:pPr>
    </w:p>
    <w:p w:rsidR="00472F63" w:rsidP="00735507" w:rsidRDefault="00472F63" w14:paraId="1B34D8EB" w14:textId="77777777">
      <w:pPr>
        <w:pStyle w:val="ListParagraph"/>
        <w:ind w:left="0"/>
      </w:pPr>
    </w:p>
    <w:p w:rsidR="00472F63" w:rsidP="00735507" w:rsidRDefault="00472F63" w14:paraId="2063AF36" w14:textId="77777777">
      <w:pPr>
        <w:pStyle w:val="ListParagraph"/>
        <w:ind w:left="0"/>
      </w:pPr>
    </w:p>
    <w:p w:rsidR="00472F63" w:rsidP="00735507" w:rsidRDefault="00472F63" w14:paraId="2478D3DE" w14:textId="77777777">
      <w:pPr>
        <w:pStyle w:val="ListParagraph"/>
        <w:ind w:left="0"/>
      </w:pPr>
    </w:p>
    <w:p w:rsidR="00472F63" w:rsidP="00735507" w:rsidRDefault="00472F63" w14:paraId="155570F7" w14:textId="77777777">
      <w:pPr>
        <w:pStyle w:val="ListParagraph"/>
        <w:ind w:left="0"/>
      </w:pPr>
    </w:p>
    <w:p w:rsidR="00472F63" w:rsidP="00735507" w:rsidRDefault="00472F63" w14:paraId="44F00170" w14:textId="77777777">
      <w:pPr>
        <w:pStyle w:val="ListParagraph"/>
        <w:ind w:left="0"/>
      </w:pPr>
    </w:p>
    <w:p w:rsidR="00735507" w:rsidP="00735507" w:rsidRDefault="00735507" w14:paraId="14781092" w14:textId="3005382B"/>
    <w:p w:rsidR="004E213C" w:rsidP="00735507" w:rsidRDefault="004E213C" w14:paraId="5F1FE807" w14:textId="77777777"/>
    <w:p w:rsidR="000C1497" w:rsidP="000C1497" w:rsidRDefault="00735507" w14:paraId="2254175D" w14:textId="47567D4B">
      <w:pPr>
        <w:pStyle w:val="ListParagraph"/>
        <w:numPr>
          <w:ilvl w:val="0"/>
          <w:numId w:val="6"/>
        </w:numPr>
      </w:pPr>
      <w:r>
        <w:t>Persistence Layer</w:t>
      </w:r>
    </w:p>
    <w:p w:rsidR="000C1497" w:rsidP="000C1497" w:rsidRDefault="000C1497" w14:paraId="250A0D93" w14:textId="5A9C1D4C">
      <w:pPr>
        <w:pStyle w:val="ListParagraph"/>
        <w:ind w:left="0"/>
      </w:pPr>
      <w:r>
        <w:tab/>
      </w:r>
      <w:r>
        <w:t xml:space="preserve">A camada de persistência de dados (ou persistence layer) conterá </w:t>
      </w:r>
      <w:r w:rsidR="00934536">
        <w:t>a parte do código que realiza as operações de criação de dados, atualização de dados, consulta e exclusões (também conhecido como CRUD). Esta camada é responsável exclusivamente por falar com o banco de dados (no nosso caso, o MySQL).</w:t>
      </w:r>
    </w:p>
    <w:p w:rsidR="00934536" w:rsidP="000C1497" w:rsidRDefault="00934536" w14:paraId="65D51DEC" w14:textId="3D0D8D5E">
      <w:pPr>
        <w:pStyle w:val="ListParagraph"/>
        <w:ind w:left="0"/>
      </w:pPr>
      <w:r>
        <w:tab/>
      </w:r>
      <w:r>
        <w:t xml:space="preserve">No exemplo da imagem abaixo, </w:t>
      </w:r>
      <w:r w:rsidR="00416DD6">
        <w:t>os 2 pedaços de código de nomes BuyerRepository e OrderRepository</w:t>
      </w:r>
      <w:r w:rsidR="00D96554">
        <w:t xml:space="preserve"> utilizam um conceito chamado </w:t>
      </w:r>
      <w:commentRangeStart w:id="15"/>
      <w:r w:rsidR="00D96554">
        <w:fldChar w:fldCharType="begin"/>
      </w:r>
      <w:r w:rsidR="00D96554">
        <w:instrText xml:space="preserve"> HYPERLINK "https://www.c-sharpcorner.com/UploadFile/b1df45/unit-of-work-in-repository-pattern/" </w:instrText>
      </w:r>
      <w:r w:rsidR="00D96554">
        <w:fldChar w:fldCharType="separate"/>
      </w:r>
      <w:r w:rsidRPr="00D96554" w:rsidR="00D96554">
        <w:rPr>
          <w:rStyle w:val="Hyperlink"/>
        </w:rPr>
        <w:t>Unit of Work</w:t>
      </w:r>
      <w:r w:rsidR="00D96554">
        <w:fldChar w:fldCharType="end"/>
      </w:r>
      <w:r w:rsidR="00D96554">
        <w:t xml:space="preserve"> </w:t>
      </w:r>
      <w:commentRangeEnd w:id="15"/>
      <w:r w:rsidR="00AF7966">
        <w:rPr>
          <w:rStyle w:val="CommentReference"/>
        </w:rPr>
        <w:commentReference w:id="15"/>
      </w:r>
      <w:r w:rsidR="00D96554">
        <w:t xml:space="preserve">para realizar as operações de inserir, consultar, excluir e </w:t>
      </w:r>
      <w:r w:rsidR="00115EBD">
        <w:t>atualizar no banco.</w:t>
      </w:r>
    </w:p>
    <w:p w:rsidR="00934536" w:rsidP="000C1497" w:rsidRDefault="00934536" w14:paraId="19AD4523" w14:textId="77777777">
      <w:pPr>
        <w:pStyle w:val="ListParagraph"/>
        <w:ind w:left="0"/>
      </w:pPr>
    </w:p>
    <w:p w:rsidR="00934536" w:rsidP="00934536" w:rsidRDefault="00934536" w14:paraId="3D6F443A" w14:textId="6AA3552A">
      <w:pPr>
        <w:jc w:val="center"/>
      </w:pPr>
      <w:r>
        <w:fldChar w:fldCharType="begin"/>
      </w:r>
      <w:r>
        <w:instrText xml:space="preserve"> INCLUDEPICTURE "/var/folders/r8/l11dxj_d2bg9v7hl3lsx1szh0000gn/T/com.microsoft.Word/WebArchiveCopyPasteTempFiles/repository-aggregate-database-table-relationships.png" \* MERGEFORMATINET </w:instrText>
      </w:r>
      <w:r>
        <w:fldChar w:fldCharType="separate"/>
      </w:r>
      <w:r>
        <w:rPr>
          <w:noProof/>
        </w:rPr>
        <w:drawing>
          <wp:inline distT="0" distB="0" distL="0" distR="0" wp14:anchorId="1455DF96" wp14:editId="035789D5">
            <wp:extent cx="5188698" cy="3987479"/>
            <wp:effectExtent l="0" t="0" r="5715" b="635"/>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95456" cy="3992672"/>
                    </a:xfrm>
                    <a:prstGeom prst="rect">
                      <a:avLst/>
                    </a:prstGeom>
                    <a:noFill/>
                    <a:ln>
                      <a:noFill/>
                    </a:ln>
                  </pic:spPr>
                </pic:pic>
              </a:graphicData>
            </a:graphic>
          </wp:inline>
        </w:drawing>
      </w:r>
      <w:r>
        <w:fldChar w:fldCharType="end"/>
      </w:r>
    </w:p>
    <w:p w:rsidR="00934536" w:rsidP="000C1497" w:rsidRDefault="00934536" w14:paraId="29C38903" w14:textId="77777777">
      <w:pPr>
        <w:pStyle w:val="ListParagraph"/>
        <w:ind w:left="0"/>
      </w:pPr>
    </w:p>
    <w:p w:rsidR="00472F63" w:rsidP="000C1497" w:rsidRDefault="00472F63" w14:paraId="368EBE30" w14:textId="77777777">
      <w:pPr>
        <w:pStyle w:val="ListParagraph"/>
        <w:ind w:left="0"/>
      </w:pPr>
    </w:p>
    <w:p w:rsidR="009122F8" w:rsidP="000C1497" w:rsidRDefault="009122F8" w14:paraId="795564E8" w14:textId="77777777">
      <w:pPr>
        <w:pStyle w:val="ListParagraph"/>
        <w:ind w:left="0"/>
      </w:pPr>
    </w:p>
    <w:p w:rsidR="009122F8" w:rsidP="000C1497" w:rsidRDefault="009122F8" w14:paraId="7AE49C13" w14:textId="77777777">
      <w:pPr>
        <w:pStyle w:val="ListParagraph"/>
        <w:ind w:left="0"/>
      </w:pPr>
    </w:p>
    <w:p w:rsidR="009122F8" w:rsidP="000C1497" w:rsidRDefault="009122F8" w14:paraId="6F187824" w14:textId="77777777">
      <w:pPr>
        <w:pStyle w:val="ListParagraph"/>
        <w:ind w:left="0"/>
      </w:pPr>
    </w:p>
    <w:p w:rsidR="009122F8" w:rsidP="000C1497" w:rsidRDefault="009122F8" w14:paraId="7D9E2FF8" w14:textId="77777777">
      <w:pPr>
        <w:pStyle w:val="ListParagraph"/>
        <w:ind w:left="0"/>
      </w:pPr>
    </w:p>
    <w:p w:rsidR="009122F8" w:rsidP="000C1497" w:rsidRDefault="009122F8" w14:paraId="6679A0B3" w14:textId="77777777">
      <w:pPr>
        <w:pStyle w:val="ListParagraph"/>
        <w:ind w:left="0"/>
      </w:pPr>
    </w:p>
    <w:p w:rsidR="009122F8" w:rsidP="000C1497" w:rsidRDefault="009122F8" w14:paraId="01729C23" w14:textId="77777777">
      <w:pPr>
        <w:pStyle w:val="ListParagraph"/>
        <w:ind w:left="0"/>
      </w:pPr>
    </w:p>
    <w:p w:rsidR="009122F8" w:rsidP="000C1497" w:rsidRDefault="009122F8" w14:paraId="3E8DF0E6" w14:textId="77777777">
      <w:pPr>
        <w:pStyle w:val="ListParagraph"/>
        <w:ind w:left="0"/>
      </w:pPr>
    </w:p>
    <w:p w:rsidR="009122F8" w:rsidP="000C1497" w:rsidRDefault="009122F8" w14:paraId="75E7646F" w14:textId="77777777">
      <w:pPr>
        <w:pStyle w:val="ListParagraph"/>
        <w:ind w:left="0"/>
      </w:pPr>
    </w:p>
    <w:p w:rsidR="009122F8" w:rsidP="000C1497" w:rsidRDefault="009122F8" w14:paraId="5ECE66A6" w14:textId="77777777">
      <w:pPr>
        <w:pStyle w:val="ListParagraph"/>
        <w:ind w:left="0"/>
      </w:pPr>
    </w:p>
    <w:p w:rsidR="009122F8" w:rsidP="000C1497" w:rsidRDefault="009122F8" w14:paraId="00F4F49F" w14:textId="77777777">
      <w:pPr>
        <w:pStyle w:val="ListParagraph"/>
        <w:ind w:left="0"/>
      </w:pPr>
    </w:p>
    <w:p w:rsidR="009122F8" w:rsidP="000C1497" w:rsidRDefault="009122F8" w14:paraId="062A885D" w14:textId="77777777">
      <w:pPr>
        <w:pStyle w:val="ListParagraph"/>
        <w:ind w:left="0"/>
      </w:pPr>
    </w:p>
    <w:p w:rsidR="009122F8" w:rsidP="000C1497" w:rsidRDefault="009122F8" w14:paraId="20AE3964" w14:textId="77777777">
      <w:pPr>
        <w:pStyle w:val="ListParagraph"/>
        <w:ind w:left="0"/>
      </w:pPr>
    </w:p>
    <w:p w:rsidR="009122F8" w:rsidP="000C1497" w:rsidRDefault="009122F8" w14:paraId="606A40A0" w14:textId="77777777">
      <w:pPr>
        <w:pStyle w:val="ListParagraph"/>
        <w:ind w:left="0"/>
      </w:pPr>
    </w:p>
    <w:p w:rsidR="009122F8" w:rsidP="000C1497" w:rsidRDefault="009122F8" w14:paraId="57F789B5" w14:textId="77777777">
      <w:pPr>
        <w:pStyle w:val="ListParagraph"/>
        <w:ind w:left="0"/>
      </w:pPr>
    </w:p>
    <w:p w:rsidR="009122F8" w:rsidP="000C1497" w:rsidRDefault="009122F8" w14:paraId="6F6C66E8" w14:textId="77777777">
      <w:pPr>
        <w:pStyle w:val="ListParagraph"/>
        <w:ind w:left="0"/>
      </w:pPr>
    </w:p>
    <w:p w:rsidR="0016780D" w:rsidP="00A65083" w:rsidRDefault="00735507" w14:paraId="58AC2A0F" w14:textId="06EDA735">
      <w:pPr>
        <w:pStyle w:val="ListParagraph"/>
        <w:numPr>
          <w:ilvl w:val="0"/>
          <w:numId w:val="6"/>
        </w:numPr>
      </w:pPr>
      <w:commentRangeStart w:id="16"/>
      <w:r>
        <w:t>Database Layer</w:t>
      </w:r>
      <w:commentRangeEnd w:id="16"/>
      <w:r>
        <w:commentReference w:id="16"/>
      </w:r>
    </w:p>
    <w:p w:rsidR="0016536D" w:rsidP="003D34F1" w:rsidRDefault="003D34F1" w14:paraId="4FE78639" w14:textId="3E991F30">
      <w:pPr>
        <w:pStyle w:val="ListParagraph"/>
        <w:ind w:left="0"/>
      </w:pPr>
      <w:r>
        <w:tab/>
      </w:r>
      <w:r>
        <w:t>Nesta camada, temos o banco de dados em si, no nosso caso o MySQL com as tabelas conforme especificado mais acima. O banc</w:t>
      </w:r>
      <w:r w:rsidR="0016536D">
        <w:t>o será acessado tanto pelos scripts de tratamento de dados quanto pela aplicação de visualização, o Tableau, na camada de apresentação conforme especificado abaixo.</w:t>
      </w:r>
    </w:p>
    <w:p w:rsidR="0016536D" w:rsidP="003D34F1" w:rsidRDefault="0016536D" w14:paraId="4045B2A2" w14:textId="77777777">
      <w:pPr>
        <w:pStyle w:val="ListParagraph"/>
        <w:ind w:left="0"/>
      </w:pPr>
    </w:p>
    <w:p w:rsidR="00472F63" w:rsidP="003D34F1" w:rsidRDefault="00472F63" w14:paraId="62D3DF90" w14:textId="77777777">
      <w:pPr>
        <w:pStyle w:val="ListParagraph"/>
        <w:ind w:left="0"/>
      </w:pPr>
    </w:p>
    <w:p w:rsidR="00A65083" w:rsidP="00A65083" w:rsidRDefault="00A65083" w14:paraId="7E2E9E42" w14:textId="64600455">
      <w:pPr>
        <w:pStyle w:val="ListParagraph"/>
        <w:numPr>
          <w:ilvl w:val="0"/>
          <w:numId w:val="6"/>
        </w:numPr>
      </w:pPr>
      <w:commentRangeStart w:id="17"/>
      <w:r>
        <w:t>Presentation Layer</w:t>
      </w:r>
      <w:commentRangeEnd w:id="17"/>
      <w:r>
        <w:commentReference w:id="17"/>
      </w:r>
    </w:p>
    <w:p w:rsidR="00E35CCF" w:rsidP="00E35CCF" w:rsidRDefault="00E35CCF" w14:paraId="3EDC3388" w14:textId="7655A021">
      <w:pPr>
        <w:pStyle w:val="ListParagraph"/>
        <w:ind w:left="0"/>
      </w:pPr>
      <w:r>
        <w:tab/>
      </w:r>
      <w:r>
        <w:t>A camada de apresentação, conforme apresentada na figura abaixo, é onde o usuário tem quaisquer visualizações do que acontece.</w:t>
      </w:r>
      <w:r w:rsidR="005B7A1E">
        <w:t xml:space="preserve"> No nosso caso, a </w:t>
      </w:r>
      <w:r w:rsidR="00A837B8">
        <w:t xml:space="preserve">única porção de apresentação que teremos na nossa solução será o Tableau, através do qual os dados já analisados serão explorados e </w:t>
      </w:r>
      <w:r w:rsidR="003D34F1">
        <w:t>as visualizações em gráficos serão montadas.</w:t>
      </w:r>
    </w:p>
    <w:p w:rsidR="003D34F1" w:rsidP="00E35CCF" w:rsidRDefault="003D34F1" w14:paraId="197B4396" w14:textId="77777777">
      <w:pPr>
        <w:pStyle w:val="ListParagraph"/>
        <w:ind w:left="0"/>
      </w:pPr>
    </w:p>
    <w:p w:rsidR="003D34F1" w:rsidP="003D34F1" w:rsidRDefault="003D34F1" w14:paraId="61E7FD19" w14:textId="04CC1CC1">
      <w:r>
        <w:fldChar w:fldCharType="begin"/>
      </w:r>
      <w:r>
        <w:instrText xml:space="preserve"> INCLUDEPICTURE "/var/folders/r8/l11dxj_d2bg9v7hl3lsx1szh0000gn/T/com.microsoft.Word/WebArchiveCopyPasteTempFiles/gHL5h.png" \* MERGEFORMATINET </w:instrText>
      </w:r>
      <w:r>
        <w:fldChar w:fldCharType="separate"/>
      </w:r>
      <w:r>
        <w:rPr>
          <w:noProof/>
        </w:rPr>
        <w:drawing>
          <wp:inline distT="0" distB="0" distL="0" distR="0" wp14:anchorId="5638F3A6" wp14:editId="05041567">
            <wp:extent cx="5760085" cy="5383530"/>
            <wp:effectExtent l="0" t="0" r="5715" b="1270"/>
            <wp:docPr id="7" name="Imagem 7" descr="Uma imagem contendo Interface gráfica do usuário&#10;&#10;Descrição gerada automaticament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Interface gráfica do usuário&#10;&#10;Descrição gerada automaticament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5383530"/>
                    </a:xfrm>
                    <a:prstGeom prst="rect">
                      <a:avLst/>
                    </a:prstGeom>
                    <a:noFill/>
                    <a:ln>
                      <a:noFill/>
                    </a:ln>
                  </pic:spPr>
                </pic:pic>
              </a:graphicData>
            </a:graphic>
          </wp:inline>
        </w:drawing>
      </w:r>
      <w:r>
        <w:fldChar w:fldCharType="end"/>
      </w:r>
    </w:p>
    <w:p w:rsidR="003D34F1" w:rsidP="00E35CCF" w:rsidRDefault="003D34F1" w14:paraId="31B76F4E" w14:textId="77777777">
      <w:pPr>
        <w:pStyle w:val="ListParagraph"/>
        <w:ind w:left="0"/>
      </w:pPr>
    </w:p>
    <w:p w:rsidR="00C75E24" w:rsidP="40D2249E" w:rsidRDefault="00C75E24" w14:paraId="4FB47DCB" w14:textId="77777777">
      <w:pPr>
        <w:rPr>
          <w:rFonts w:ascii="Calibri" w:hAnsi="Calibri" w:eastAsia="Calibri" w:cs="Calibri"/>
        </w:rPr>
      </w:pPr>
    </w:p>
    <w:p w:rsidR="00306284" w:rsidP="40D2249E" w:rsidRDefault="009122F8" w14:paraId="792FC79A" w14:textId="5A91FF2F">
      <w:pPr>
        <w:rPr>
          <w:rFonts w:ascii="Calibri" w:hAnsi="Calibri" w:eastAsia="Calibri" w:cs="Calibri"/>
        </w:rPr>
      </w:pPr>
      <w:r>
        <w:rPr>
          <w:rFonts w:ascii="Calibri" w:hAnsi="Calibri" w:eastAsia="Calibri" w:cs="Calibri"/>
        </w:rPr>
        <w:tab/>
      </w:r>
      <w:r>
        <w:rPr>
          <w:rFonts w:ascii="Calibri" w:hAnsi="Calibri" w:eastAsia="Calibri" w:cs="Calibri"/>
        </w:rPr>
        <w:t>Conforme especificado acima</w:t>
      </w:r>
      <w:r w:rsidR="00291230">
        <w:rPr>
          <w:rFonts w:ascii="Calibri" w:hAnsi="Calibri" w:eastAsia="Calibri" w:cs="Calibri"/>
        </w:rPr>
        <w:t>, o tableau será nossa camada de visualização em um fluxo de análise de dados. Assim, o esquema abaixo representa o que mais se aproxima do que faremos:</w:t>
      </w:r>
    </w:p>
    <w:p w:rsidR="00291230" w:rsidP="40D2249E" w:rsidRDefault="00291230" w14:paraId="0D763E8D" w14:textId="77777777">
      <w:pPr>
        <w:rPr>
          <w:rFonts w:ascii="Calibri" w:hAnsi="Calibri" w:eastAsia="Calibri" w:cs="Calibri"/>
        </w:rPr>
      </w:pPr>
    </w:p>
    <w:p w:rsidR="00291230" w:rsidP="00291230" w:rsidRDefault="00291230" w14:paraId="38D0A04B" w14:textId="5BA5F719">
      <w:r>
        <w:fldChar w:fldCharType="begin"/>
      </w:r>
      <w:r>
        <w:instrText xml:space="preserve"> INCLUDEPICTURE "/var/folders/r8/l11dxj_d2bg9v7hl3lsx1szh0000gn/T/com.microsoft.Word/WebArchiveCopyPasteTempFiles/1*s-JZVy7xMYUGA83SFAht3Q.jpeg" \* MERGEFORMATINET </w:instrText>
      </w:r>
      <w:r>
        <w:fldChar w:fldCharType="separate"/>
      </w:r>
      <w:r>
        <w:rPr>
          <w:noProof/>
        </w:rPr>
        <w:drawing>
          <wp:inline distT="0" distB="0" distL="0" distR="0" wp14:anchorId="1094D589" wp14:editId="2EE5F613">
            <wp:extent cx="5760085" cy="2724785"/>
            <wp:effectExtent l="0" t="0" r="5715" b="5715"/>
            <wp:docPr id="9" name="Imagem 9" descr="Diagrama&#10;&#10;Descrição gerada automaticament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2724785"/>
                    </a:xfrm>
                    <a:prstGeom prst="rect">
                      <a:avLst/>
                    </a:prstGeom>
                    <a:noFill/>
                    <a:ln>
                      <a:noFill/>
                    </a:ln>
                  </pic:spPr>
                </pic:pic>
              </a:graphicData>
            </a:graphic>
          </wp:inline>
        </w:drawing>
      </w:r>
      <w:r>
        <w:fldChar w:fldCharType="end"/>
      </w:r>
    </w:p>
    <w:p w:rsidR="00291230" w:rsidP="40D2249E" w:rsidRDefault="00291230" w14:paraId="1DF05AE6" w14:textId="77777777">
      <w:pPr>
        <w:rPr>
          <w:rFonts w:ascii="Calibri" w:hAnsi="Calibri" w:eastAsia="Calibri" w:cs="Calibri"/>
        </w:rPr>
      </w:pPr>
    </w:p>
    <w:p w:rsidR="002A28BC" w:rsidP="40D2249E" w:rsidRDefault="002A28BC" w14:paraId="699AD416" w14:textId="28B83F03">
      <w:pPr>
        <w:rPr>
          <w:rFonts w:ascii="Calibri" w:hAnsi="Calibri" w:eastAsia="Calibri" w:cs="Calibri"/>
        </w:rPr>
      </w:pPr>
      <w:r>
        <w:rPr>
          <w:rFonts w:ascii="Calibri" w:hAnsi="Calibri" w:eastAsia="Calibri" w:cs="Calibri"/>
        </w:rPr>
        <w:tab/>
      </w:r>
      <w:commentRangeStart w:id="18"/>
      <w:r>
        <w:rPr>
          <w:rFonts w:ascii="Calibri" w:hAnsi="Calibri" w:eastAsia="Calibri" w:cs="Calibri"/>
        </w:rPr>
        <w:t>Como pode ser observado na imagem acima temos:</w:t>
      </w:r>
      <w:commentRangeEnd w:id="18"/>
      <w:r w:rsidR="00083DE7">
        <w:rPr>
          <w:rStyle w:val="CommentReference"/>
          <w:rFonts w:asciiTheme="minorHAnsi" w:hAnsiTheme="minorHAnsi" w:eastAsiaTheme="minorHAnsi" w:cstheme="minorBidi"/>
          <w:lang w:eastAsia="en-US"/>
        </w:rPr>
        <w:commentReference w:id="18"/>
      </w:r>
    </w:p>
    <w:p w:rsidR="002A28BC" w:rsidP="40D2249E" w:rsidRDefault="002A28BC" w14:paraId="6817D387" w14:textId="77777777">
      <w:pPr>
        <w:rPr>
          <w:rFonts w:ascii="Calibri" w:hAnsi="Calibri" w:eastAsia="Calibri" w:cs="Calibri"/>
        </w:rPr>
      </w:pPr>
    </w:p>
    <w:p w:rsidR="002A28BC" w:rsidP="002A28BC" w:rsidRDefault="52541F60" w14:paraId="2155745B" w14:textId="5E539220">
      <w:pPr>
        <w:pStyle w:val="ListParagraph"/>
        <w:numPr>
          <w:ilvl w:val="0"/>
          <w:numId w:val="7"/>
        </w:numPr>
        <w:rPr>
          <w:rFonts w:ascii="Calibri" w:hAnsi="Calibri" w:eastAsia="Calibri" w:cs="Calibri"/>
        </w:rPr>
      </w:pPr>
      <w:r w:rsidRPr="192B5236">
        <w:rPr>
          <w:rFonts w:ascii="Calibri" w:hAnsi="Calibri" w:eastAsia="Calibri" w:cs="Calibri"/>
        </w:rPr>
        <w:t xml:space="preserve">Parte esquerda: as fontes de dados (no nosso caso, são arquivos Excel obtidos de diferentes sites </w:t>
      </w:r>
      <w:r w:rsidRPr="192B5236" w:rsidR="786F487B">
        <w:rPr>
          <w:rFonts w:ascii="Calibri" w:hAnsi="Calibri" w:eastAsia="Calibri" w:cs="Calibri"/>
        </w:rPr>
        <w:t>de dados sobre energia elétrica). Assim, o item “File System” é o que atende nosso negócio.</w:t>
      </w:r>
    </w:p>
    <w:p w:rsidR="00EB4456" w:rsidP="002A28BC" w:rsidRDefault="00EB4456" w14:paraId="01F84ECC" w14:textId="519C7FD8">
      <w:pPr>
        <w:pStyle w:val="ListParagraph"/>
        <w:numPr>
          <w:ilvl w:val="0"/>
          <w:numId w:val="7"/>
        </w:numPr>
        <w:rPr>
          <w:rFonts w:ascii="Calibri" w:hAnsi="Calibri" w:eastAsia="Calibri" w:cs="Calibri"/>
        </w:rPr>
      </w:pPr>
      <w:r>
        <w:rPr>
          <w:rFonts w:ascii="Calibri" w:hAnsi="Calibri" w:eastAsia="Calibri" w:cs="Calibri"/>
        </w:rPr>
        <w:t>Parte central: esta parte central se divide em 3 partes:</w:t>
      </w:r>
    </w:p>
    <w:p w:rsidR="00EB4456" w:rsidP="00EB4456" w:rsidRDefault="00EB4456" w14:paraId="13164DBB" w14:textId="10FFD758">
      <w:pPr>
        <w:pStyle w:val="ListParagraph"/>
        <w:numPr>
          <w:ilvl w:val="1"/>
          <w:numId w:val="7"/>
        </w:numPr>
        <w:rPr>
          <w:rFonts w:ascii="Calibri" w:hAnsi="Calibri" w:eastAsia="Calibri" w:cs="Calibri"/>
        </w:rPr>
      </w:pPr>
      <w:r>
        <w:rPr>
          <w:rFonts w:ascii="Calibri" w:hAnsi="Calibri" w:eastAsia="Calibri" w:cs="Calibri"/>
        </w:rPr>
        <w:t xml:space="preserve">Source DB: </w:t>
      </w:r>
      <w:r w:rsidR="003C796C">
        <w:rPr>
          <w:rFonts w:ascii="Calibri" w:hAnsi="Calibri" w:eastAsia="Calibri" w:cs="Calibri"/>
        </w:rPr>
        <w:t>base de dados</w:t>
      </w:r>
      <w:r w:rsidR="00083DE7">
        <w:rPr>
          <w:rFonts w:ascii="Calibri" w:hAnsi="Calibri" w:eastAsia="Calibri" w:cs="Calibri"/>
        </w:rPr>
        <w:t xml:space="preserve"> onde os dados extraídos dos arquivos excel serão guardados. Antes disso, iremos </w:t>
      </w:r>
      <w:r w:rsidR="0040235B">
        <w:rPr>
          <w:rFonts w:ascii="Calibri" w:hAnsi="Calibri" w:eastAsia="Calibri" w:cs="Calibri"/>
        </w:rPr>
        <w:t>limpar as sujeitas e agrupar as diferentes informações nos diferentes arquivos em uma única: qual o consumo de energia de determinado tipo de consumidor em uma dada data para o local dele e qual a tarifa aplicada ali naquele instante de tempo.</w:t>
      </w:r>
    </w:p>
    <w:p w:rsidR="0040235B" w:rsidP="00EB4456" w:rsidRDefault="0040235B" w14:paraId="6D8D5BB3" w14:textId="2C4D83F7">
      <w:pPr>
        <w:pStyle w:val="ListParagraph"/>
        <w:numPr>
          <w:ilvl w:val="1"/>
          <w:numId w:val="7"/>
        </w:numPr>
        <w:rPr>
          <w:rFonts w:ascii="Calibri" w:hAnsi="Calibri" w:eastAsia="Calibri" w:cs="Calibri"/>
        </w:rPr>
      </w:pPr>
      <w:r>
        <w:rPr>
          <w:rFonts w:ascii="Calibri" w:hAnsi="Calibri" w:eastAsia="Calibri" w:cs="Calibri"/>
        </w:rPr>
        <w:t xml:space="preserve">Business Logic Transformation: </w:t>
      </w:r>
      <w:r w:rsidR="00EA5241">
        <w:rPr>
          <w:rFonts w:ascii="Calibri" w:hAnsi="Calibri" w:eastAsia="Calibri" w:cs="Calibri"/>
        </w:rPr>
        <w:t xml:space="preserve">onde os dados serão analisados e </w:t>
      </w:r>
      <w:r w:rsidR="000102FE">
        <w:rPr>
          <w:rFonts w:ascii="Calibri" w:hAnsi="Calibri" w:eastAsia="Calibri" w:cs="Calibri"/>
        </w:rPr>
        <w:t>extrairemos o máximo de informações o possível para poder, depois, calcular as variações de tarifas e determinar onde está ocorrendo aumento de fato e o motivo.</w:t>
      </w:r>
    </w:p>
    <w:p w:rsidR="000102FE" w:rsidP="00EB4456" w:rsidRDefault="000102FE" w14:paraId="2028732A" w14:textId="1D30A542">
      <w:pPr>
        <w:pStyle w:val="ListParagraph"/>
        <w:numPr>
          <w:ilvl w:val="1"/>
          <w:numId w:val="7"/>
        </w:numPr>
        <w:rPr>
          <w:rFonts w:ascii="Calibri" w:hAnsi="Calibri" w:eastAsia="Calibri" w:cs="Calibri"/>
        </w:rPr>
      </w:pPr>
      <w:r>
        <w:rPr>
          <w:rFonts w:ascii="Calibri" w:hAnsi="Calibri" w:eastAsia="Calibri" w:cs="Calibri"/>
        </w:rPr>
        <w:t>Target DB: a base de dados onde os dados já analisados serão guardados. No nosso caso</w:t>
      </w:r>
      <w:r w:rsidR="00DA1AAE">
        <w:rPr>
          <w:rFonts w:ascii="Calibri" w:hAnsi="Calibri" w:eastAsia="Calibri" w:cs="Calibri"/>
        </w:rPr>
        <w:t>, em princípio, temos um schema de banco único onde os dados serão guardados após o ingest e também após a análise.</w:t>
      </w:r>
    </w:p>
    <w:p w:rsidR="00DA1AAE" w:rsidP="00DA1AAE" w:rsidRDefault="00DA1AAE" w14:paraId="3F6E9CE7" w14:textId="7B29D9FC">
      <w:pPr>
        <w:pStyle w:val="ListParagraph"/>
        <w:numPr>
          <w:ilvl w:val="0"/>
          <w:numId w:val="7"/>
        </w:numPr>
        <w:rPr>
          <w:rFonts w:ascii="Calibri" w:hAnsi="Calibri" w:eastAsia="Calibri" w:cs="Calibri"/>
        </w:rPr>
      </w:pPr>
      <w:r>
        <w:rPr>
          <w:rFonts w:ascii="Calibri" w:hAnsi="Calibri" w:eastAsia="Calibri" w:cs="Calibri"/>
        </w:rPr>
        <w:t>Parte direita: visualização dos dados com Tableau.</w:t>
      </w:r>
    </w:p>
    <w:p w:rsidR="00DA1AAE" w:rsidP="00DA1AAE" w:rsidRDefault="00DA1AAE" w14:paraId="038BE74C" w14:textId="77777777">
      <w:pPr>
        <w:rPr>
          <w:rFonts w:ascii="Calibri" w:hAnsi="Calibri" w:eastAsia="Calibri" w:cs="Calibri"/>
        </w:rPr>
      </w:pPr>
    </w:p>
    <w:p w:rsidR="00DA1AAE" w:rsidP="00DA1AAE" w:rsidRDefault="00DA1AAE" w14:paraId="0373574D" w14:textId="77777777">
      <w:pPr>
        <w:rPr>
          <w:rFonts w:ascii="Calibri" w:hAnsi="Calibri" w:eastAsia="Calibri" w:cs="Calibri"/>
        </w:rPr>
      </w:pPr>
    </w:p>
    <w:p w:rsidR="00DA1AAE" w:rsidP="00DA1AAE" w:rsidRDefault="00DA1AAE" w14:paraId="51D004EE" w14:textId="77777777">
      <w:pPr>
        <w:rPr>
          <w:rFonts w:ascii="Calibri" w:hAnsi="Calibri" w:eastAsia="Calibri" w:cs="Calibri"/>
        </w:rPr>
      </w:pPr>
    </w:p>
    <w:p w:rsidR="00DA1AAE" w:rsidP="00DA1AAE" w:rsidRDefault="00DA1AAE" w14:paraId="7DD34E65" w14:textId="77777777">
      <w:pPr>
        <w:rPr>
          <w:rFonts w:ascii="Calibri" w:hAnsi="Calibri" w:eastAsia="Calibri" w:cs="Calibri"/>
        </w:rPr>
      </w:pPr>
    </w:p>
    <w:p w:rsidR="00DA1AAE" w:rsidP="00DA1AAE" w:rsidRDefault="00DA1AAE" w14:paraId="1F3C7794" w14:textId="77777777">
      <w:pPr>
        <w:rPr>
          <w:rFonts w:ascii="Calibri" w:hAnsi="Calibri" w:eastAsia="Calibri" w:cs="Calibri"/>
        </w:rPr>
      </w:pPr>
    </w:p>
    <w:p w:rsidR="00DA1AAE" w:rsidP="00DA1AAE" w:rsidRDefault="00DA1AAE" w14:paraId="19A70F3D" w14:textId="77777777">
      <w:pPr>
        <w:rPr>
          <w:rFonts w:ascii="Calibri" w:hAnsi="Calibri" w:eastAsia="Calibri" w:cs="Calibri"/>
        </w:rPr>
      </w:pPr>
    </w:p>
    <w:p w:rsidRPr="00DA1AAE" w:rsidR="00DA1AAE" w:rsidP="00DA1AAE" w:rsidRDefault="00DA1AAE" w14:paraId="0930638D" w14:textId="77777777">
      <w:pPr>
        <w:rPr>
          <w:rFonts w:ascii="Calibri" w:hAnsi="Calibri" w:eastAsia="Calibri" w:cs="Calibri"/>
        </w:rPr>
      </w:pPr>
    </w:p>
    <w:p w:rsidRPr="00921E2F" w:rsidR="00921E2F" w:rsidP="00921E2F" w:rsidRDefault="00921E2F" w14:paraId="093A959F" w14:textId="7EC1F789">
      <w:pPr>
        <w:pStyle w:val="Heading1"/>
        <w:rPr>
          <w:sz w:val="28"/>
          <w:szCs w:val="28"/>
        </w:rPr>
      </w:pPr>
      <w:r>
        <w:rPr>
          <w:rStyle w:val="Heading2Char"/>
          <w:sz w:val="28"/>
          <w:szCs w:val="28"/>
        </w:rPr>
        <w:t>Especificações de modelos e arquitetura em diagramas</w:t>
      </w:r>
    </w:p>
    <w:p w:rsidR="00921E2F" w:rsidP="40D2249E" w:rsidRDefault="00921E2F" w14:paraId="2EF84E67" w14:textId="77777777">
      <w:pPr>
        <w:rPr>
          <w:rFonts w:ascii="Calibri" w:hAnsi="Calibri" w:eastAsia="Calibri" w:cs="Calibri"/>
        </w:rPr>
      </w:pPr>
    </w:p>
    <w:p w:rsidR="40D2249E" w:rsidP="40D2249E" w:rsidRDefault="40D2249E" w14:paraId="1E29F513" w14:textId="28F377CA">
      <w:pPr>
        <w:rPr>
          <w:rFonts w:ascii="Calibri" w:hAnsi="Calibri" w:eastAsia="Calibri" w:cs="Calibri"/>
          <w:color w:val="0070C0"/>
          <w:sz w:val="26"/>
          <w:szCs w:val="26"/>
          <w:u w:val="single"/>
        </w:rPr>
      </w:pPr>
      <w:commentRangeStart w:id="19"/>
      <w:r w:rsidRPr="40D2249E">
        <w:rPr>
          <w:rFonts w:ascii="Calibri" w:hAnsi="Calibri" w:eastAsia="Calibri" w:cs="Calibri"/>
          <w:color w:val="0070C0"/>
          <w:sz w:val="26"/>
          <w:szCs w:val="26"/>
          <w:u w:val="single"/>
        </w:rPr>
        <w:t>Modelo de Classes</w:t>
      </w:r>
      <w:commentRangeEnd w:id="19"/>
      <w:r w:rsidR="00E23521">
        <w:rPr>
          <w:rStyle w:val="CommentReference"/>
          <w:rFonts w:asciiTheme="minorHAnsi" w:hAnsiTheme="minorHAnsi" w:eastAsiaTheme="minorHAnsi" w:cstheme="minorBidi"/>
          <w:lang w:eastAsia="en-US"/>
        </w:rPr>
        <w:commentReference w:id="19"/>
      </w:r>
    </w:p>
    <w:p w:rsidR="7CF45808" w:rsidP="40D2249E" w:rsidRDefault="7CF45808" w14:paraId="796D3C91" w14:textId="5BEF0B2C">
      <w:pPr>
        <w:rPr>
          <w:rFonts w:ascii="Calibri" w:hAnsi="Calibri" w:eastAsia="Calibri" w:cs="Calibri"/>
        </w:rPr>
      </w:pPr>
      <w:r w:rsidRPr="40D2249E">
        <w:rPr>
          <w:rFonts w:ascii="Calibri" w:hAnsi="Calibri" w:eastAsia="Calibri" w:cs="Calibri"/>
        </w:rPr>
        <w:t>Abaixo, segue o modelo de classes da aplicação, o qual dará origem ao banco de dados com os dados agrupados e também tratados.</w:t>
      </w:r>
    </w:p>
    <w:p w:rsidR="40D2249E" w:rsidP="40D2249E" w:rsidRDefault="40D2249E" w14:paraId="62FC414E" w14:textId="07B1FCA3">
      <w:pPr>
        <w:rPr>
          <w:rFonts w:ascii="Calibri" w:hAnsi="Calibri" w:eastAsia="Calibri" w:cs="Calibri"/>
        </w:rPr>
      </w:pPr>
    </w:p>
    <w:p w:rsidR="40D2249E" w:rsidP="40D2249E" w:rsidRDefault="40D2249E" w14:paraId="015B4566" w14:textId="197F826A">
      <w:commentRangeStart w:id="20"/>
      <w:r>
        <w:rPr>
          <w:noProof/>
          <w:color w:val="2B579A"/>
          <w:shd w:val="clear" w:color="auto" w:fill="E6E6E6"/>
        </w:rPr>
        <w:drawing>
          <wp:inline distT="0" distB="0" distL="0" distR="0" wp14:anchorId="03C2DAF8" wp14:editId="0D6F1BE9">
            <wp:extent cx="6004560" cy="4691062"/>
            <wp:effectExtent l="0" t="0" r="0" b="0"/>
            <wp:docPr id="655839256" name="Imagem 65583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04560" cy="4691062"/>
                    </a:xfrm>
                    <a:prstGeom prst="rect">
                      <a:avLst/>
                    </a:prstGeom>
                  </pic:spPr>
                </pic:pic>
              </a:graphicData>
            </a:graphic>
          </wp:inline>
        </w:drawing>
      </w:r>
      <w:commentRangeEnd w:id="20"/>
      <w:r>
        <w:rPr>
          <w:rStyle w:val="CommentReference"/>
        </w:rPr>
        <w:commentReference w:id="20"/>
      </w:r>
    </w:p>
    <w:p w:rsidR="40D2249E" w:rsidP="40D2249E" w:rsidRDefault="40D2249E" w14:paraId="6AEE3BE3" w14:textId="34D022C4">
      <w:pPr>
        <w:rPr>
          <w:rFonts w:ascii="Calibri" w:hAnsi="Calibri" w:eastAsia="Calibri" w:cs="Calibri"/>
          <w:color w:val="0070C0"/>
          <w:u w:val="single"/>
        </w:rPr>
      </w:pPr>
    </w:p>
    <w:p w:rsidR="7CF45808" w:rsidP="40D2249E" w:rsidRDefault="7CF45808" w14:paraId="31BE5256" w14:textId="074DF955">
      <w:pPr>
        <w:rPr>
          <w:rFonts w:ascii="Calibri" w:hAnsi="Calibri" w:eastAsia="Calibri" w:cs="Calibri"/>
        </w:rPr>
      </w:pPr>
      <w:r w:rsidRPr="40D2249E">
        <w:rPr>
          <w:rFonts w:ascii="Calibri" w:hAnsi="Calibri" w:eastAsia="Calibri" w:cs="Calibri"/>
        </w:rPr>
        <w:t>Segue o dicionário de dados:</w:t>
      </w:r>
    </w:p>
    <w:p w:rsidR="40D2249E" w:rsidP="40D2249E" w:rsidRDefault="40D2249E" w14:paraId="51D8E4B2" w14:textId="3F9F7983">
      <w:pPr>
        <w:rPr>
          <w:rFonts w:ascii="Calibri" w:hAnsi="Calibri" w:eastAsia="Calibri" w:cs="Calibri"/>
        </w:rPr>
      </w:pPr>
    </w:p>
    <w:p w:rsidR="40D2249E" w:rsidP="40D2249E" w:rsidRDefault="40D2249E" w14:paraId="5B92F9BB" w14:textId="21EBDD9F">
      <w:pPr>
        <w:pStyle w:val="ListParagraph"/>
        <w:numPr>
          <w:ilvl w:val="0"/>
          <w:numId w:val="1"/>
        </w:numPr>
        <w:rPr>
          <w:rFonts w:eastAsiaTheme="minorEastAsia"/>
        </w:rPr>
      </w:pPr>
      <w:r w:rsidRPr="40D2249E">
        <w:rPr>
          <w:rFonts w:ascii="Calibri" w:hAnsi="Calibri" w:eastAsia="Calibri" w:cs="Calibri"/>
        </w:rPr>
        <w:t>RegiaoAdministrativa</w:t>
      </w:r>
    </w:p>
    <w:p w:rsidR="40D2249E" w:rsidP="40D2249E" w:rsidRDefault="40D2249E" w14:paraId="347990D1" w14:textId="5ED392B3">
      <w:pPr>
        <w:pStyle w:val="ListParagraph"/>
        <w:numPr>
          <w:ilvl w:val="1"/>
          <w:numId w:val="1"/>
        </w:numPr>
      </w:pPr>
      <w:r w:rsidRPr="40D2249E">
        <w:rPr>
          <w:rFonts w:ascii="Calibri" w:hAnsi="Calibri" w:eastAsia="Calibri" w:cs="Calibri"/>
        </w:rPr>
        <w:t>Definição: aqui temos o cadastro das regiões administrativas do Brasil (Norte, Nordeste, Sudeste, Centro-Oeste e Sul). Como alguns dados de consumo estão catalogados por região, esta classe/tabela receberá esses dados logo após o tratamento.</w:t>
      </w:r>
    </w:p>
    <w:p w:rsidR="40D2249E" w:rsidP="40D2249E" w:rsidRDefault="40D2249E" w14:paraId="11C884F2" w14:textId="2E0A40E0">
      <w:pPr>
        <w:rPr>
          <w:rFonts w:ascii="Calibri" w:hAnsi="Calibri" w:eastAsia="Calibri" w:cs="Calibri"/>
        </w:rPr>
      </w:pPr>
    </w:p>
    <w:tbl>
      <w:tblPr>
        <w:tblStyle w:val="TableGrid"/>
        <w:tblW w:w="0" w:type="auto"/>
        <w:jc w:val="center"/>
        <w:tblLayout w:type="fixed"/>
        <w:tblLook w:val="06A0" w:firstRow="1" w:lastRow="0" w:firstColumn="1" w:lastColumn="0" w:noHBand="1" w:noVBand="1"/>
      </w:tblPr>
      <w:tblGrid>
        <w:gridCol w:w="999"/>
        <w:gridCol w:w="1149"/>
        <w:gridCol w:w="6911"/>
      </w:tblGrid>
      <w:tr w:rsidR="40D2249E" w:rsidTr="40D2249E" w14:paraId="49D97761" w14:textId="77777777">
        <w:trPr>
          <w:jc w:val="center"/>
        </w:trPr>
        <w:tc>
          <w:tcPr>
            <w:tcW w:w="999" w:type="dxa"/>
          </w:tcPr>
          <w:p w:rsidR="40D2249E" w:rsidP="40D2249E" w:rsidRDefault="40D2249E" w14:paraId="090D0FBC" w14:textId="61578DD6">
            <w:pPr>
              <w:rPr>
                <w:rFonts w:ascii="Calibri" w:hAnsi="Calibri" w:eastAsia="Calibri" w:cs="Calibri"/>
              </w:rPr>
            </w:pPr>
            <w:r w:rsidRPr="40D2249E">
              <w:rPr>
                <w:rFonts w:ascii="Calibri" w:hAnsi="Calibri" w:eastAsia="Calibri" w:cs="Calibri"/>
              </w:rPr>
              <w:t>Coluna</w:t>
            </w:r>
          </w:p>
        </w:tc>
        <w:tc>
          <w:tcPr>
            <w:tcW w:w="1149" w:type="dxa"/>
          </w:tcPr>
          <w:p w:rsidR="40D2249E" w:rsidP="40D2249E" w:rsidRDefault="40D2249E" w14:paraId="1D4E72BA" w14:textId="2A1E2C95">
            <w:pPr>
              <w:rPr>
                <w:rFonts w:ascii="Calibri" w:hAnsi="Calibri" w:eastAsia="Calibri" w:cs="Calibri"/>
              </w:rPr>
            </w:pPr>
            <w:r w:rsidRPr="40D2249E">
              <w:rPr>
                <w:rFonts w:ascii="Calibri" w:hAnsi="Calibri" w:eastAsia="Calibri" w:cs="Calibri"/>
              </w:rPr>
              <w:t>Tipo</w:t>
            </w:r>
          </w:p>
        </w:tc>
        <w:tc>
          <w:tcPr>
            <w:tcW w:w="6911" w:type="dxa"/>
          </w:tcPr>
          <w:p w:rsidR="40D2249E" w:rsidP="40D2249E" w:rsidRDefault="40D2249E" w14:paraId="7B90D51A" w14:textId="7A2DB6BB">
            <w:pPr>
              <w:rPr>
                <w:rFonts w:ascii="Calibri" w:hAnsi="Calibri" w:eastAsia="Calibri" w:cs="Calibri"/>
              </w:rPr>
            </w:pPr>
            <w:r w:rsidRPr="40D2249E">
              <w:rPr>
                <w:rFonts w:ascii="Calibri" w:hAnsi="Calibri" w:eastAsia="Calibri" w:cs="Calibri"/>
              </w:rPr>
              <w:t>Definição</w:t>
            </w:r>
          </w:p>
        </w:tc>
      </w:tr>
      <w:tr w:rsidR="40D2249E" w:rsidTr="40D2249E" w14:paraId="501A60FE" w14:textId="77777777">
        <w:trPr>
          <w:jc w:val="center"/>
        </w:trPr>
        <w:tc>
          <w:tcPr>
            <w:tcW w:w="999" w:type="dxa"/>
          </w:tcPr>
          <w:p w:rsidR="40D2249E" w:rsidP="40D2249E" w:rsidRDefault="40D2249E" w14:paraId="68E06E8B" w14:textId="6E8BE071">
            <w:pPr>
              <w:rPr>
                <w:rFonts w:ascii="Calibri" w:hAnsi="Calibri" w:eastAsia="Calibri" w:cs="Calibri"/>
              </w:rPr>
            </w:pPr>
            <w:r w:rsidRPr="40D2249E">
              <w:rPr>
                <w:rFonts w:ascii="Calibri" w:hAnsi="Calibri" w:eastAsia="Calibri" w:cs="Calibri"/>
              </w:rPr>
              <w:t>id</w:t>
            </w:r>
          </w:p>
        </w:tc>
        <w:tc>
          <w:tcPr>
            <w:tcW w:w="1149" w:type="dxa"/>
          </w:tcPr>
          <w:p w:rsidR="40D2249E" w:rsidP="40D2249E" w:rsidRDefault="40D2249E" w14:paraId="20F99A67" w14:textId="3F7C6E09">
            <w:pPr>
              <w:rPr>
                <w:rFonts w:ascii="Calibri" w:hAnsi="Calibri" w:eastAsia="Calibri" w:cs="Calibri"/>
              </w:rPr>
            </w:pPr>
            <w:r w:rsidRPr="40D2249E">
              <w:rPr>
                <w:rFonts w:ascii="Calibri" w:hAnsi="Calibri" w:eastAsia="Calibri" w:cs="Calibri"/>
              </w:rPr>
              <w:t>long</w:t>
            </w:r>
          </w:p>
        </w:tc>
        <w:tc>
          <w:tcPr>
            <w:tcW w:w="6911" w:type="dxa"/>
          </w:tcPr>
          <w:p w:rsidR="40D2249E" w:rsidP="40D2249E" w:rsidRDefault="40D2249E" w14:paraId="5C652C29" w14:textId="0B58D94C">
            <w:pPr>
              <w:rPr>
                <w:rFonts w:ascii="Calibri" w:hAnsi="Calibri" w:eastAsia="Calibri" w:cs="Calibri"/>
              </w:rPr>
            </w:pPr>
            <w:r w:rsidRPr="40D2249E">
              <w:rPr>
                <w:rFonts w:ascii="Calibri" w:hAnsi="Calibri" w:eastAsia="Calibri" w:cs="Calibri"/>
              </w:rPr>
              <w:t>Identificador único do registro no sistema</w:t>
            </w:r>
          </w:p>
        </w:tc>
      </w:tr>
      <w:tr w:rsidR="40D2249E" w:rsidTr="40D2249E" w14:paraId="04DA793B" w14:textId="77777777">
        <w:trPr>
          <w:jc w:val="center"/>
        </w:trPr>
        <w:tc>
          <w:tcPr>
            <w:tcW w:w="999" w:type="dxa"/>
          </w:tcPr>
          <w:p w:rsidR="40D2249E" w:rsidP="40D2249E" w:rsidRDefault="40D2249E" w14:paraId="29B49CAA" w14:textId="17EE6B65">
            <w:pPr>
              <w:rPr>
                <w:rFonts w:ascii="Calibri" w:hAnsi="Calibri" w:eastAsia="Calibri" w:cs="Calibri"/>
              </w:rPr>
            </w:pPr>
            <w:r w:rsidRPr="40D2249E">
              <w:rPr>
                <w:rFonts w:ascii="Calibri" w:hAnsi="Calibri" w:eastAsia="Calibri" w:cs="Calibri"/>
              </w:rPr>
              <w:t>nome</w:t>
            </w:r>
          </w:p>
        </w:tc>
        <w:tc>
          <w:tcPr>
            <w:tcW w:w="1149" w:type="dxa"/>
          </w:tcPr>
          <w:p w:rsidR="40D2249E" w:rsidP="40D2249E" w:rsidRDefault="40D2249E" w14:paraId="31CEA988" w14:textId="037C3F51">
            <w:pPr>
              <w:rPr>
                <w:rFonts w:ascii="Calibri" w:hAnsi="Calibri" w:eastAsia="Calibri" w:cs="Calibri"/>
              </w:rPr>
            </w:pPr>
            <w:r w:rsidRPr="40D2249E">
              <w:rPr>
                <w:rFonts w:ascii="Calibri" w:hAnsi="Calibri" w:eastAsia="Calibri" w:cs="Calibri"/>
              </w:rPr>
              <w:t>String</w:t>
            </w:r>
          </w:p>
        </w:tc>
        <w:tc>
          <w:tcPr>
            <w:tcW w:w="6911" w:type="dxa"/>
          </w:tcPr>
          <w:p w:rsidR="40D2249E" w:rsidP="40D2249E" w:rsidRDefault="40D2249E" w14:paraId="433C7FB7" w14:textId="78C6E7F5">
            <w:pPr>
              <w:rPr>
                <w:rFonts w:ascii="Calibri" w:hAnsi="Calibri" w:eastAsia="Calibri" w:cs="Calibri"/>
              </w:rPr>
            </w:pPr>
            <w:r w:rsidRPr="40D2249E">
              <w:rPr>
                <w:rFonts w:ascii="Calibri" w:hAnsi="Calibri" w:eastAsia="Calibri" w:cs="Calibri"/>
              </w:rPr>
              <w:t>Nome da região administrativa</w:t>
            </w:r>
          </w:p>
        </w:tc>
      </w:tr>
    </w:tbl>
    <w:p w:rsidR="40D2249E" w:rsidP="40D2249E" w:rsidRDefault="40D2249E" w14:paraId="3E9347F7" w14:textId="03DB849A">
      <w:pPr>
        <w:rPr>
          <w:rFonts w:ascii="Calibri" w:hAnsi="Calibri" w:eastAsia="Calibri" w:cs="Calibri"/>
        </w:rPr>
      </w:pPr>
    </w:p>
    <w:p w:rsidR="00B8425E" w:rsidP="40D2249E" w:rsidRDefault="00B8425E" w14:paraId="1958B034" w14:textId="77777777">
      <w:pPr>
        <w:rPr>
          <w:rFonts w:ascii="Calibri" w:hAnsi="Calibri" w:eastAsia="Calibri" w:cs="Calibri"/>
        </w:rPr>
      </w:pPr>
    </w:p>
    <w:p w:rsidR="00B8425E" w:rsidP="40D2249E" w:rsidRDefault="00B8425E" w14:paraId="2D9EF4A4" w14:textId="77777777">
      <w:pPr>
        <w:rPr>
          <w:rFonts w:ascii="Calibri" w:hAnsi="Calibri" w:eastAsia="Calibri" w:cs="Calibri"/>
        </w:rPr>
      </w:pPr>
    </w:p>
    <w:p w:rsidRPr="00B8425E" w:rsidR="00BF7A89" w:rsidP="00B8425E" w:rsidRDefault="40D2249E" w14:paraId="27DD2488" w14:textId="5D56189C">
      <w:pPr>
        <w:pStyle w:val="ListParagraph"/>
        <w:numPr>
          <w:ilvl w:val="0"/>
          <w:numId w:val="1"/>
        </w:numPr>
      </w:pPr>
      <w:r w:rsidRPr="40D2249E">
        <w:rPr>
          <w:rFonts w:ascii="Calibri" w:hAnsi="Calibri" w:eastAsia="Calibri" w:cs="Calibri"/>
        </w:rPr>
        <w:t>UnidadeFederativa</w:t>
      </w:r>
    </w:p>
    <w:p w:rsidRPr="00B8425E" w:rsidR="00B8425E" w:rsidP="00B8425E" w:rsidRDefault="00B8425E" w14:paraId="347CE27D" w14:textId="55A5D55B">
      <w:pPr>
        <w:pStyle w:val="ListParagraph"/>
        <w:numPr>
          <w:ilvl w:val="1"/>
          <w:numId w:val="1"/>
        </w:numPr>
      </w:pPr>
      <w:r>
        <w:rPr>
          <w:rFonts w:ascii="Calibri" w:hAnsi="Calibri" w:eastAsia="Calibri" w:cs="Calibri"/>
        </w:rPr>
        <w:t>Definição: registro das unidades federativas (ou estados) do Brasil.</w:t>
      </w:r>
    </w:p>
    <w:tbl>
      <w:tblPr>
        <w:tblStyle w:val="TableGrid"/>
        <w:tblW w:w="0" w:type="auto"/>
        <w:jc w:val="center"/>
        <w:tblLayout w:type="fixed"/>
        <w:tblLook w:val="06A0" w:firstRow="1" w:lastRow="0" w:firstColumn="1" w:lastColumn="0" w:noHBand="1" w:noVBand="1"/>
      </w:tblPr>
      <w:tblGrid>
        <w:gridCol w:w="999"/>
        <w:gridCol w:w="981"/>
        <w:gridCol w:w="4819"/>
      </w:tblGrid>
      <w:tr w:rsidR="00B8425E" w:rsidTr="00AA328A" w14:paraId="007C2811" w14:textId="77777777">
        <w:trPr>
          <w:jc w:val="center"/>
        </w:trPr>
        <w:tc>
          <w:tcPr>
            <w:tcW w:w="999" w:type="dxa"/>
          </w:tcPr>
          <w:p w:rsidR="00B8425E" w:rsidP="00AA328A" w:rsidRDefault="00B8425E" w14:paraId="0D1CFAF1" w14:textId="77777777">
            <w:pPr>
              <w:jc w:val="center"/>
              <w:rPr>
                <w:rFonts w:ascii="Calibri" w:hAnsi="Calibri" w:eastAsia="Calibri" w:cs="Calibri"/>
              </w:rPr>
            </w:pPr>
            <w:r w:rsidRPr="40D2249E">
              <w:rPr>
                <w:rFonts w:ascii="Calibri" w:hAnsi="Calibri" w:eastAsia="Calibri" w:cs="Calibri"/>
              </w:rPr>
              <w:t>Coluna</w:t>
            </w:r>
          </w:p>
        </w:tc>
        <w:tc>
          <w:tcPr>
            <w:tcW w:w="981" w:type="dxa"/>
          </w:tcPr>
          <w:p w:rsidR="00B8425E" w:rsidP="00AA328A" w:rsidRDefault="00B8425E" w14:paraId="2BD3A8B9" w14:textId="77777777">
            <w:pPr>
              <w:jc w:val="center"/>
              <w:rPr>
                <w:rFonts w:ascii="Calibri" w:hAnsi="Calibri" w:eastAsia="Calibri" w:cs="Calibri"/>
              </w:rPr>
            </w:pPr>
            <w:r w:rsidRPr="40D2249E">
              <w:rPr>
                <w:rFonts w:ascii="Calibri" w:hAnsi="Calibri" w:eastAsia="Calibri" w:cs="Calibri"/>
              </w:rPr>
              <w:t>Tipo</w:t>
            </w:r>
          </w:p>
        </w:tc>
        <w:tc>
          <w:tcPr>
            <w:tcW w:w="4819" w:type="dxa"/>
          </w:tcPr>
          <w:p w:rsidR="00B8425E" w:rsidP="00AA328A" w:rsidRDefault="00B8425E" w14:paraId="71FC8B62" w14:textId="77777777">
            <w:pPr>
              <w:jc w:val="center"/>
              <w:rPr>
                <w:rFonts w:ascii="Calibri" w:hAnsi="Calibri" w:eastAsia="Calibri" w:cs="Calibri"/>
              </w:rPr>
            </w:pPr>
            <w:r w:rsidRPr="40D2249E">
              <w:rPr>
                <w:rFonts w:ascii="Calibri" w:hAnsi="Calibri" w:eastAsia="Calibri" w:cs="Calibri"/>
              </w:rPr>
              <w:t>Definição</w:t>
            </w:r>
          </w:p>
        </w:tc>
      </w:tr>
      <w:tr w:rsidR="00B8425E" w:rsidTr="00AA328A" w14:paraId="3DC3CC16" w14:textId="77777777">
        <w:trPr>
          <w:jc w:val="center"/>
        </w:trPr>
        <w:tc>
          <w:tcPr>
            <w:tcW w:w="999" w:type="dxa"/>
          </w:tcPr>
          <w:p w:rsidR="00B8425E" w:rsidP="00AA328A" w:rsidRDefault="00B8425E" w14:paraId="3619B239" w14:textId="77777777">
            <w:pPr>
              <w:jc w:val="center"/>
              <w:rPr>
                <w:rFonts w:ascii="Calibri" w:hAnsi="Calibri" w:eastAsia="Calibri" w:cs="Calibri"/>
              </w:rPr>
            </w:pPr>
            <w:r w:rsidRPr="40D2249E">
              <w:rPr>
                <w:rFonts w:ascii="Calibri" w:hAnsi="Calibri" w:eastAsia="Calibri" w:cs="Calibri"/>
              </w:rPr>
              <w:t>id</w:t>
            </w:r>
          </w:p>
        </w:tc>
        <w:tc>
          <w:tcPr>
            <w:tcW w:w="981" w:type="dxa"/>
          </w:tcPr>
          <w:p w:rsidR="00B8425E" w:rsidP="00AA328A" w:rsidRDefault="00B8425E" w14:paraId="12D70855" w14:textId="77777777">
            <w:pPr>
              <w:jc w:val="center"/>
              <w:rPr>
                <w:rFonts w:ascii="Calibri" w:hAnsi="Calibri" w:eastAsia="Calibri" w:cs="Calibri"/>
              </w:rPr>
            </w:pPr>
            <w:r w:rsidRPr="40D2249E">
              <w:rPr>
                <w:rFonts w:ascii="Calibri" w:hAnsi="Calibri" w:eastAsia="Calibri" w:cs="Calibri"/>
              </w:rPr>
              <w:t>long</w:t>
            </w:r>
          </w:p>
        </w:tc>
        <w:tc>
          <w:tcPr>
            <w:tcW w:w="4819" w:type="dxa"/>
          </w:tcPr>
          <w:p w:rsidR="00B8425E" w:rsidP="00AA328A" w:rsidRDefault="00B8425E" w14:paraId="5E6758BA" w14:textId="77777777">
            <w:pPr>
              <w:jc w:val="center"/>
              <w:rPr>
                <w:rFonts w:ascii="Calibri" w:hAnsi="Calibri" w:eastAsia="Calibri" w:cs="Calibri"/>
              </w:rPr>
            </w:pPr>
            <w:r w:rsidRPr="40D2249E">
              <w:rPr>
                <w:rFonts w:ascii="Calibri" w:hAnsi="Calibri" w:eastAsia="Calibri" w:cs="Calibri"/>
              </w:rPr>
              <w:t>Identificador único do registro no sistema</w:t>
            </w:r>
          </w:p>
        </w:tc>
      </w:tr>
      <w:tr w:rsidR="00B8425E" w:rsidTr="00AA328A" w14:paraId="3AC4E3C9" w14:textId="77777777">
        <w:trPr>
          <w:jc w:val="center"/>
        </w:trPr>
        <w:tc>
          <w:tcPr>
            <w:tcW w:w="999" w:type="dxa"/>
          </w:tcPr>
          <w:p w:rsidR="00B8425E" w:rsidP="00AA328A" w:rsidRDefault="00B8425E" w14:paraId="1B792CC7" w14:textId="77777777">
            <w:pPr>
              <w:jc w:val="center"/>
              <w:rPr>
                <w:rFonts w:ascii="Calibri" w:hAnsi="Calibri" w:eastAsia="Calibri" w:cs="Calibri"/>
              </w:rPr>
            </w:pPr>
            <w:r w:rsidRPr="40D2249E">
              <w:rPr>
                <w:rFonts w:ascii="Calibri" w:hAnsi="Calibri" w:eastAsia="Calibri" w:cs="Calibri"/>
              </w:rPr>
              <w:t>nome</w:t>
            </w:r>
          </w:p>
        </w:tc>
        <w:tc>
          <w:tcPr>
            <w:tcW w:w="981" w:type="dxa"/>
          </w:tcPr>
          <w:p w:rsidR="00B8425E" w:rsidP="00AA328A" w:rsidRDefault="00B8425E" w14:paraId="12B79E65" w14:textId="77777777">
            <w:pPr>
              <w:jc w:val="center"/>
              <w:rPr>
                <w:rFonts w:ascii="Calibri" w:hAnsi="Calibri" w:eastAsia="Calibri" w:cs="Calibri"/>
              </w:rPr>
            </w:pPr>
            <w:r w:rsidRPr="40D2249E">
              <w:rPr>
                <w:rFonts w:ascii="Calibri" w:hAnsi="Calibri" w:eastAsia="Calibri" w:cs="Calibri"/>
              </w:rPr>
              <w:t>String</w:t>
            </w:r>
          </w:p>
        </w:tc>
        <w:tc>
          <w:tcPr>
            <w:tcW w:w="4819" w:type="dxa"/>
          </w:tcPr>
          <w:p w:rsidR="00B8425E" w:rsidP="00AA328A" w:rsidRDefault="00B8425E" w14:paraId="294442D6" w14:textId="0EAEE0ED">
            <w:pPr>
              <w:jc w:val="center"/>
              <w:rPr>
                <w:rFonts w:ascii="Calibri" w:hAnsi="Calibri" w:eastAsia="Calibri" w:cs="Calibri"/>
              </w:rPr>
            </w:pPr>
            <w:r w:rsidRPr="40D2249E">
              <w:rPr>
                <w:rFonts w:ascii="Calibri" w:hAnsi="Calibri" w:eastAsia="Calibri" w:cs="Calibri"/>
              </w:rPr>
              <w:t xml:space="preserve">Nome da </w:t>
            </w:r>
            <w:r w:rsidR="00E64F35">
              <w:rPr>
                <w:rFonts w:ascii="Calibri" w:hAnsi="Calibri" w:eastAsia="Calibri" w:cs="Calibri"/>
              </w:rPr>
              <w:t>unidade federativa</w:t>
            </w:r>
          </w:p>
        </w:tc>
      </w:tr>
      <w:tr w:rsidR="00E64F35" w:rsidTr="00AA328A" w14:paraId="6BC915B0" w14:textId="77777777">
        <w:trPr>
          <w:jc w:val="center"/>
        </w:trPr>
        <w:tc>
          <w:tcPr>
            <w:tcW w:w="999" w:type="dxa"/>
          </w:tcPr>
          <w:p w:rsidRPr="40D2249E" w:rsidR="00E64F35" w:rsidP="00AA328A" w:rsidRDefault="00E64F35" w14:paraId="2E2DB351" w14:textId="4AE85D2D">
            <w:pPr>
              <w:jc w:val="center"/>
              <w:rPr>
                <w:rFonts w:ascii="Calibri" w:hAnsi="Calibri" w:eastAsia="Calibri" w:cs="Calibri"/>
              </w:rPr>
            </w:pPr>
            <w:r>
              <w:rPr>
                <w:rFonts w:ascii="Calibri" w:hAnsi="Calibri" w:eastAsia="Calibri" w:cs="Calibri"/>
              </w:rPr>
              <w:t>sigla</w:t>
            </w:r>
          </w:p>
        </w:tc>
        <w:tc>
          <w:tcPr>
            <w:tcW w:w="981" w:type="dxa"/>
          </w:tcPr>
          <w:p w:rsidRPr="40D2249E" w:rsidR="00E64F35" w:rsidP="00AA328A" w:rsidRDefault="00E64F35" w14:paraId="2A44EBFD" w14:textId="71AC96D7">
            <w:pPr>
              <w:jc w:val="center"/>
              <w:rPr>
                <w:rFonts w:ascii="Calibri" w:hAnsi="Calibri" w:eastAsia="Calibri" w:cs="Calibri"/>
              </w:rPr>
            </w:pPr>
            <w:r>
              <w:rPr>
                <w:rFonts w:ascii="Calibri" w:hAnsi="Calibri" w:eastAsia="Calibri" w:cs="Calibri"/>
              </w:rPr>
              <w:t>String</w:t>
            </w:r>
          </w:p>
        </w:tc>
        <w:tc>
          <w:tcPr>
            <w:tcW w:w="4819" w:type="dxa"/>
          </w:tcPr>
          <w:p w:rsidRPr="40D2249E" w:rsidR="00E64F35" w:rsidP="00AA328A" w:rsidRDefault="00E64F35" w14:paraId="311E2047" w14:textId="54D86E9B">
            <w:pPr>
              <w:jc w:val="center"/>
              <w:rPr>
                <w:rFonts w:ascii="Calibri" w:hAnsi="Calibri" w:eastAsia="Calibri" w:cs="Calibri"/>
              </w:rPr>
            </w:pPr>
            <w:r>
              <w:rPr>
                <w:rFonts w:ascii="Calibri" w:hAnsi="Calibri" w:eastAsia="Calibri" w:cs="Calibri"/>
              </w:rPr>
              <w:t>Sigla da unidade federativa (para exibição)</w:t>
            </w:r>
          </w:p>
        </w:tc>
      </w:tr>
      <w:tr w:rsidR="00E64F35" w:rsidTr="00AA328A" w14:paraId="011880D9" w14:textId="77777777">
        <w:trPr>
          <w:jc w:val="center"/>
        </w:trPr>
        <w:tc>
          <w:tcPr>
            <w:tcW w:w="999" w:type="dxa"/>
          </w:tcPr>
          <w:p w:rsidRPr="40D2249E" w:rsidR="00E64F35" w:rsidP="00AA328A" w:rsidRDefault="00E64F35" w14:paraId="1C51EF3C" w14:textId="19520ECB">
            <w:pPr>
              <w:jc w:val="center"/>
              <w:rPr>
                <w:rFonts w:ascii="Calibri" w:hAnsi="Calibri" w:eastAsia="Calibri" w:cs="Calibri"/>
              </w:rPr>
            </w:pPr>
            <w:r>
              <w:rPr>
                <w:rFonts w:ascii="Calibri" w:hAnsi="Calibri" w:eastAsia="Calibri" w:cs="Calibri"/>
              </w:rPr>
              <w:t>regiao</w:t>
            </w:r>
          </w:p>
        </w:tc>
        <w:tc>
          <w:tcPr>
            <w:tcW w:w="981" w:type="dxa"/>
          </w:tcPr>
          <w:p w:rsidRPr="40D2249E" w:rsidR="00E64F35" w:rsidP="00AA328A" w:rsidRDefault="00E64F35" w14:paraId="0E5392AA" w14:textId="0CD6AA00">
            <w:pPr>
              <w:jc w:val="center"/>
              <w:rPr>
                <w:rFonts w:ascii="Calibri" w:hAnsi="Calibri" w:eastAsia="Calibri" w:cs="Calibri"/>
              </w:rPr>
            </w:pPr>
            <w:r>
              <w:rPr>
                <w:rFonts w:ascii="Calibri" w:hAnsi="Calibri" w:eastAsia="Calibri" w:cs="Calibri"/>
              </w:rPr>
              <w:t>String</w:t>
            </w:r>
          </w:p>
        </w:tc>
        <w:tc>
          <w:tcPr>
            <w:tcW w:w="4819" w:type="dxa"/>
          </w:tcPr>
          <w:p w:rsidRPr="40D2249E" w:rsidR="00E64F35" w:rsidP="00AA328A" w:rsidRDefault="00E64F35" w14:paraId="372E2A46" w14:textId="5E685E1A">
            <w:pPr>
              <w:jc w:val="center"/>
              <w:rPr>
                <w:rFonts w:ascii="Calibri" w:hAnsi="Calibri" w:eastAsia="Calibri" w:cs="Calibri"/>
              </w:rPr>
            </w:pPr>
            <w:r>
              <w:rPr>
                <w:rFonts w:ascii="Calibri" w:hAnsi="Calibri" w:eastAsia="Calibri" w:cs="Calibri"/>
              </w:rPr>
              <w:t>Região à qual a unidade federativa pertence</w:t>
            </w:r>
          </w:p>
        </w:tc>
      </w:tr>
    </w:tbl>
    <w:p w:rsidR="00B8425E" w:rsidP="00B8425E" w:rsidRDefault="00B8425E" w14:paraId="3A2BF1B4" w14:textId="77777777"/>
    <w:p w:rsidR="00B8425E" w:rsidP="00B8425E" w:rsidRDefault="00B8425E" w14:paraId="314A5EA0" w14:textId="77777777"/>
    <w:p w:rsidR="40D2249E" w:rsidP="40D2249E" w:rsidRDefault="40D2249E" w14:paraId="2999E7C5" w14:textId="78A6EE38">
      <w:pPr>
        <w:pStyle w:val="ListParagraph"/>
        <w:numPr>
          <w:ilvl w:val="0"/>
          <w:numId w:val="1"/>
        </w:numPr>
      </w:pPr>
      <w:r w:rsidRPr="40D2249E">
        <w:rPr>
          <w:rFonts w:ascii="Calibri" w:hAnsi="Calibri" w:eastAsia="Calibri" w:cs="Calibri"/>
        </w:rPr>
        <w:t>TipoConsumidor</w:t>
      </w:r>
    </w:p>
    <w:p w:rsidRPr="00B8425E" w:rsidR="40D2249E" w:rsidP="40D2249E" w:rsidRDefault="40D2249E" w14:paraId="6F72B5A7" w14:textId="49C65541">
      <w:pPr>
        <w:pStyle w:val="ListParagraph"/>
        <w:numPr>
          <w:ilvl w:val="1"/>
          <w:numId w:val="1"/>
        </w:numPr>
      </w:pPr>
      <w:r w:rsidRPr="40D2249E">
        <w:rPr>
          <w:rFonts w:ascii="Calibri" w:hAnsi="Calibri" w:eastAsia="Calibri" w:cs="Calibri"/>
        </w:rPr>
        <w:t xml:space="preserve">Definição: aqui temos o registro das categorias de consumidores por tipo de usuário (pessoa física - residencial – ou pessoa jurídica - setores produtivos ou comércio). </w:t>
      </w:r>
    </w:p>
    <w:tbl>
      <w:tblPr>
        <w:tblStyle w:val="TableGrid"/>
        <w:tblW w:w="0" w:type="auto"/>
        <w:jc w:val="center"/>
        <w:tblLayout w:type="fixed"/>
        <w:tblLook w:val="06A0" w:firstRow="1" w:lastRow="0" w:firstColumn="1" w:lastColumn="0" w:noHBand="1" w:noVBand="1"/>
      </w:tblPr>
      <w:tblGrid>
        <w:gridCol w:w="1413"/>
        <w:gridCol w:w="1134"/>
        <w:gridCol w:w="4819"/>
      </w:tblGrid>
      <w:tr w:rsidR="00B8425E" w:rsidTr="00681971" w14:paraId="6BF32FB8" w14:textId="77777777">
        <w:trPr>
          <w:jc w:val="center"/>
        </w:trPr>
        <w:tc>
          <w:tcPr>
            <w:tcW w:w="1413" w:type="dxa"/>
          </w:tcPr>
          <w:p w:rsidR="00B8425E" w:rsidP="00681971" w:rsidRDefault="00B8425E" w14:paraId="133022CF" w14:textId="77777777">
            <w:pPr>
              <w:jc w:val="center"/>
              <w:rPr>
                <w:rFonts w:ascii="Calibri" w:hAnsi="Calibri" w:eastAsia="Calibri" w:cs="Calibri"/>
              </w:rPr>
            </w:pPr>
            <w:r w:rsidRPr="40D2249E">
              <w:rPr>
                <w:rFonts w:ascii="Calibri" w:hAnsi="Calibri" w:eastAsia="Calibri" w:cs="Calibri"/>
              </w:rPr>
              <w:t>Coluna</w:t>
            </w:r>
          </w:p>
        </w:tc>
        <w:tc>
          <w:tcPr>
            <w:tcW w:w="1134" w:type="dxa"/>
          </w:tcPr>
          <w:p w:rsidR="00B8425E" w:rsidP="00681971" w:rsidRDefault="00B8425E" w14:paraId="38B40E8E" w14:textId="77777777">
            <w:pPr>
              <w:jc w:val="center"/>
              <w:rPr>
                <w:rFonts w:ascii="Calibri" w:hAnsi="Calibri" w:eastAsia="Calibri" w:cs="Calibri"/>
              </w:rPr>
            </w:pPr>
            <w:r w:rsidRPr="40D2249E">
              <w:rPr>
                <w:rFonts w:ascii="Calibri" w:hAnsi="Calibri" w:eastAsia="Calibri" w:cs="Calibri"/>
              </w:rPr>
              <w:t>Tipo</w:t>
            </w:r>
          </w:p>
        </w:tc>
        <w:tc>
          <w:tcPr>
            <w:tcW w:w="4819" w:type="dxa"/>
          </w:tcPr>
          <w:p w:rsidR="00B8425E" w:rsidP="00681971" w:rsidRDefault="00B8425E" w14:paraId="6E9F2FA1" w14:textId="77777777">
            <w:pPr>
              <w:jc w:val="center"/>
              <w:rPr>
                <w:rFonts w:ascii="Calibri" w:hAnsi="Calibri" w:eastAsia="Calibri" w:cs="Calibri"/>
              </w:rPr>
            </w:pPr>
            <w:r w:rsidRPr="40D2249E">
              <w:rPr>
                <w:rFonts w:ascii="Calibri" w:hAnsi="Calibri" w:eastAsia="Calibri" w:cs="Calibri"/>
              </w:rPr>
              <w:t>Definição</w:t>
            </w:r>
          </w:p>
        </w:tc>
      </w:tr>
      <w:tr w:rsidR="00B8425E" w:rsidTr="00681971" w14:paraId="17E30CD1" w14:textId="77777777">
        <w:trPr>
          <w:jc w:val="center"/>
        </w:trPr>
        <w:tc>
          <w:tcPr>
            <w:tcW w:w="1413" w:type="dxa"/>
          </w:tcPr>
          <w:p w:rsidR="00B8425E" w:rsidP="00681971" w:rsidRDefault="00B8425E" w14:paraId="6B7A85F9" w14:textId="77777777">
            <w:pPr>
              <w:jc w:val="center"/>
              <w:rPr>
                <w:rFonts w:ascii="Calibri" w:hAnsi="Calibri" w:eastAsia="Calibri" w:cs="Calibri"/>
              </w:rPr>
            </w:pPr>
            <w:r w:rsidRPr="40D2249E">
              <w:rPr>
                <w:rFonts w:ascii="Calibri" w:hAnsi="Calibri" w:eastAsia="Calibri" w:cs="Calibri"/>
              </w:rPr>
              <w:t>id</w:t>
            </w:r>
          </w:p>
        </w:tc>
        <w:tc>
          <w:tcPr>
            <w:tcW w:w="1134" w:type="dxa"/>
          </w:tcPr>
          <w:p w:rsidR="00B8425E" w:rsidP="00681971" w:rsidRDefault="00B8425E" w14:paraId="5672A375" w14:textId="77777777">
            <w:pPr>
              <w:jc w:val="center"/>
              <w:rPr>
                <w:rFonts w:ascii="Calibri" w:hAnsi="Calibri" w:eastAsia="Calibri" w:cs="Calibri"/>
              </w:rPr>
            </w:pPr>
            <w:r w:rsidRPr="40D2249E">
              <w:rPr>
                <w:rFonts w:ascii="Calibri" w:hAnsi="Calibri" w:eastAsia="Calibri" w:cs="Calibri"/>
              </w:rPr>
              <w:t>long</w:t>
            </w:r>
          </w:p>
        </w:tc>
        <w:tc>
          <w:tcPr>
            <w:tcW w:w="4819" w:type="dxa"/>
          </w:tcPr>
          <w:p w:rsidR="00B8425E" w:rsidP="00681971" w:rsidRDefault="00B8425E" w14:paraId="06F59F0B" w14:textId="77777777">
            <w:pPr>
              <w:jc w:val="center"/>
              <w:rPr>
                <w:rFonts w:ascii="Calibri" w:hAnsi="Calibri" w:eastAsia="Calibri" w:cs="Calibri"/>
              </w:rPr>
            </w:pPr>
            <w:r w:rsidRPr="40D2249E">
              <w:rPr>
                <w:rFonts w:ascii="Calibri" w:hAnsi="Calibri" w:eastAsia="Calibri" w:cs="Calibri"/>
              </w:rPr>
              <w:t>Identificador único do registro no sistema</w:t>
            </w:r>
          </w:p>
        </w:tc>
      </w:tr>
      <w:tr w:rsidR="00B8425E" w:rsidTr="00681971" w14:paraId="3B83685D" w14:textId="77777777">
        <w:trPr>
          <w:jc w:val="center"/>
        </w:trPr>
        <w:tc>
          <w:tcPr>
            <w:tcW w:w="1413" w:type="dxa"/>
          </w:tcPr>
          <w:p w:rsidR="00B8425E" w:rsidP="00681971" w:rsidRDefault="00B8425E" w14:paraId="7C6F5AA8" w14:textId="77777777">
            <w:pPr>
              <w:jc w:val="center"/>
              <w:rPr>
                <w:rFonts w:ascii="Calibri" w:hAnsi="Calibri" w:eastAsia="Calibri" w:cs="Calibri"/>
              </w:rPr>
            </w:pPr>
            <w:r w:rsidRPr="40D2249E">
              <w:rPr>
                <w:rFonts w:ascii="Calibri" w:hAnsi="Calibri" w:eastAsia="Calibri" w:cs="Calibri"/>
              </w:rPr>
              <w:t>nome</w:t>
            </w:r>
          </w:p>
        </w:tc>
        <w:tc>
          <w:tcPr>
            <w:tcW w:w="1134" w:type="dxa"/>
          </w:tcPr>
          <w:p w:rsidR="00B8425E" w:rsidP="00681971" w:rsidRDefault="00B8425E" w14:paraId="56F5C9BA" w14:textId="77777777">
            <w:pPr>
              <w:jc w:val="center"/>
              <w:rPr>
                <w:rFonts w:ascii="Calibri" w:hAnsi="Calibri" w:eastAsia="Calibri" w:cs="Calibri"/>
              </w:rPr>
            </w:pPr>
            <w:r w:rsidRPr="40D2249E">
              <w:rPr>
                <w:rFonts w:ascii="Calibri" w:hAnsi="Calibri" w:eastAsia="Calibri" w:cs="Calibri"/>
              </w:rPr>
              <w:t>String</w:t>
            </w:r>
          </w:p>
        </w:tc>
        <w:tc>
          <w:tcPr>
            <w:tcW w:w="4819" w:type="dxa"/>
          </w:tcPr>
          <w:p w:rsidR="00B8425E" w:rsidP="00681971" w:rsidRDefault="00B8425E" w14:paraId="2E48D796" w14:textId="61946855">
            <w:pPr>
              <w:jc w:val="center"/>
              <w:rPr>
                <w:rFonts w:ascii="Calibri" w:hAnsi="Calibri" w:eastAsia="Calibri" w:cs="Calibri"/>
              </w:rPr>
            </w:pPr>
            <w:r w:rsidRPr="40D2249E">
              <w:rPr>
                <w:rFonts w:ascii="Calibri" w:hAnsi="Calibri" w:eastAsia="Calibri" w:cs="Calibri"/>
              </w:rPr>
              <w:t xml:space="preserve">Nome </w:t>
            </w:r>
            <w:r w:rsidR="009921CC">
              <w:rPr>
                <w:rFonts w:ascii="Calibri" w:hAnsi="Calibri" w:eastAsia="Calibri" w:cs="Calibri"/>
              </w:rPr>
              <w:t>do tipo ou categoria de consumidor</w:t>
            </w:r>
          </w:p>
        </w:tc>
      </w:tr>
      <w:tr w:rsidR="009921CC" w:rsidTr="00681971" w14:paraId="2F2F456F" w14:textId="77777777">
        <w:trPr>
          <w:jc w:val="center"/>
        </w:trPr>
        <w:tc>
          <w:tcPr>
            <w:tcW w:w="1413" w:type="dxa"/>
          </w:tcPr>
          <w:p w:rsidRPr="40D2249E" w:rsidR="009921CC" w:rsidP="00681971" w:rsidRDefault="009921CC" w14:paraId="59B8318B" w14:textId="66E41443">
            <w:pPr>
              <w:jc w:val="center"/>
              <w:rPr>
                <w:rFonts w:ascii="Calibri" w:hAnsi="Calibri" w:eastAsia="Calibri" w:cs="Calibri"/>
              </w:rPr>
            </w:pPr>
            <w:r>
              <w:rPr>
                <w:rFonts w:ascii="Calibri" w:hAnsi="Calibri" w:eastAsia="Calibri" w:cs="Calibri"/>
              </w:rPr>
              <w:t>residencial</w:t>
            </w:r>
          </w:p>
        </w:tc>
        <w:tc>
          <w:tcPr>
            <w:tcW w:w="1134" w:type="dxa"/>
          </w:tcPr>
          <w:p w:rsidRPr="40D2249E" w:rsidR="009921CC" w:rsidP="00681971" w:rsidRDefault="009921CC" w14:paraId="0A518647" w14:textId="33454680">
            <w:pPr>
              <w:jc w:val="center"/>
              <w:rPr>
                <w:rFonts w:ascii="Calibri" w:hAnsi="Calibri" w:eastAsia="Calibri" w:cs="Calibri"/>
              </w:rPr>
            </w:pPr>
            <w:r>
              <w:rPr>
                <w:rFonts w:ascii="Calibri" w:hAnsi="Calibri" w:eastAsia="Calibri" w:cs="Calibri"/>
              </w:rPr>
              <w:t>Boolean</w:t>
            </w:r>
          </w:p>
        </w:tc>
        <w:tc>
          <w:tcPr>
            <w:tcW w:w="4819" w:type="dxa"/>
          </w:tcPr>
          <w:p w:rsidRPr="40D2249E" w:rsidR="009921CC" w:rsidP="00681971" w:rsidRDefault="009921CC" w14:paraId="74991108" w14:textId="25C6E912">
            <w:pPr>
              <w:jc w:val="center"/>
              <w:rPr>
                <w:rFonts w:ascii="Calibri" w:hAnsi="Calibri" w:eastAsia="Calibri" w:cs="Calibri"/>
              </w:rPr>
            </w:pPr>
            <w:r>
              <w:rPr>
                <w:rFonts w:ascii="Calibri" w:hAnsi="Calibri" w:eastAsia="Calibri" w:cs="Calibri"/>
              </w:rPr>
              <w:t>Se o consumidor é residencial ou não</w:t>
            </w:r>
          </w:p>
        </w:tc>
      </w:tr>
    </w:tbl>
    <w:p w:rsidR="00B8425E" w:rsidP="00B8425E" w:rsidRDefault="00B8425E" w14:paraId="08469949" w14:textId="77777777"/>
    <w:p w:rsidR="00076F7C" w:rsidP="00B8425E" w:rsidRDefault="00076F7C" w14:paraId="0591F58D" w14:textId="77777777"/>
    <w:p w:rsidR="40D2249E" w:rsidP="40D2249E" w:rsidRDefault="40D2249E" w14:paraId="140E7959" w14:textId="50E43BE9">
      <w:pPr>
        <w:pStyle w:val="ListParagraph"/>
        <w:numPr>
          <w:ilvl w:val="0"/>
          <w:numId w:val="1"/>
        </w:numPr>
      </w:pPr>
      <w:r w:rsidRPr="40D2249E">
        <w:rPr>
          <w:rFonts w:ascii="Calibri" w:hAnsi="Calibri" w:eastAsia="Calibri" w:cs="Calibri"/>
        </w:rPr>
        <w:t>Consumidor</w:t>
      </w:r>
    </w:p>
    <w:p w:rsidRPr="00B8425E" w:rsidR="40D2249E" w:rsidP="40D2249E" w:rsidRDefault="40D2249E" w14:paraId="33CEFE47" w14:textId="26F9E3EF">
      <w:pPr>
        <w:pStyle w:val="ListParagraph"/>
        <w:numPr>
          <w:ilvl w:val="1"/>
          <w:numId w:val="1"/>
        </w:numPr>
      </w:pPr>
      <w:r w:rsidRPr="40D2249E">
        <w:rPr>
          <w:rFonts w:ascii="Calibri" w:hAnsi="Calibri" w:eastAsia="Calibri" w:cs="Calibri"/>
        </w:rPr>
        <w:t>Definição: aqui temos o registro dos tipos de consumidores por região e a quantidade presente. Esta segregação por tipo permite registrar o histórico por cada tipo e também para todos.</w:t>
      </w:r>
    </w:p>
    <w:tbl>
      <w:tblPr>
        <w:tblStyle w:val="TableGrid"/>
        <w:tblW w:w="0" w:type="auto"/>
        <w:jc w:val="center"/>
        <w:tblLayout w:type="fixed"/>
        <w:tblLook w:val="06A0" w:firstRow="1" w:lastRow="0" w:firstColumn="1" w:lastColumn="0" w:noHBand="1" w:noVBand="1"/>
      </w:tblPr>
      <w:tblGrid>
        <w:gridCol w:w="2263"/>
        <w:gridCol w:w="2410"/>
        <w:gridCol w:w="4386"/>
      </w:tblGrid>
      <w:tr w:rsidR="00B8425E" w:rsidTr="00AA328A" w14:paraId="2E641F22" w14:textId="77777777">
        <w:trPr>
          <w:jc w:val="center"/>
        </w:trPr>
        <w:tc>
          <w:tcPr>
            <w:tcW w:w="2263" w:type="dxa"/>
          </w:tcPr>
          <w:p w:rsidR="00B8425E" w:rsidP="00AA328A" w:rsidRDefault="00B8425E" w14:paraId="677105AE" w14:textId="77777777">
            <w:pPr>
              <w:jc w:val="center"/>
              <w:rPr>
                <w:rFonts w:ascii="Calibri" w:hAnsi="Calibri" w:eastAsia="Calibri" w:cs="Calibri"/>
              </w:rPr>
            </w:pPr>
            <w:r w:rsidRPr="40D2249E">
              <w:rPr>
                <w:rFonts w:ascii="Calibri" w:hAnsi="Calibri" w:eastAsia="Calibri" w:cs="Calibri"/>
              </w:rPr>
              <w:t>Coluna</w:t>
            </w:r>
          </w:p>
        </w:tc>
        <w:tc>
          <w:tcPr>
            <w:tcW w:w="2410" w:type="dxa"/>
          </w:tcPr>
          <w:p w:rsidR="00B8425E" w:rsidP="00AA328A" w:rsidRDefault="00B8425E" w14:paraId="75F3E0F7" w14:textId="77777777">
            <w:pPr>
              <w:jc w:val="center"/>
              <w:rPr>
                <w:rFonts w:ascii="Calibri" w:hAnsi="Calibri" w:eastAsia="Calibri" w:cs="Calibri"/>
              </w:rPr>
            </w:pPr>
            <w:r w:rsidRPr="40D2249E">
              <w:rPr>
                <w:rFonts w:ascii="Calibri" w:hAnsi="Calibri" w:eastAsia="Calibri" w:cs="Calibri"/>
              </w:rPr>
              <w:t>Tipo</w:t>
            </w:r>
          </w:p>
        </w:tc>
        <w:tc>
          <w:tcPr>
            <w:tcW w:w="4386" w:type="dxa"/>
          </w:tcPr>
          <w:p w:rsidR="00B8425E" w:rsidP="00AA328A" w:rsidRDefault="00B8425E" w14:paraId="280A4E21" w14:textId="77777777">
            <w:pPr>
              <w:jc w:val="center"/>
              <w:rPr>
                <w:rFonts w:ascii="Calibri" w:hAnsi="Calibri" w:eastAsia="Calibri" w:cs="Calibri"/>
              </w:rPr>
            </w:pPr>
            <w:r w:rsidRPr="40D2249E">
              <w:rPr>
                <w:rFonts w:ascii="Calibri" w:hAnsi="Calibri" w:eastAsia="Calibri" w:cs="Calibri"/>
              </w:rPr>
              <w:t>Definição</w:t>
            </w:r>
          </w:p>
        </w:tc>
      </w:tr>
      <w:tr w:rsidR="00B8425E" w:rsidTr="00AA328A" w14:paraId="5F91EF7E" w14:textId="77777777">
        <w:trPr>
          <w:jc w:val="center"/>
        </w:trPr>
        <w:tc>
          <w:tcPr>
            <w:tcW w:w="2263" w:type="dxa"/>
          </w:tcPr>
          <w:p w:rsidR="00B8425E" w:rsidP="00AA328A" w:rsidRDefault="00B8425E" w14:paraId="520B1858" w14:textId="77777777">
            <w:pPr>
              <w:jc w:val="center"/>
              <w:rPr>
                <w:rFonts w:ascii="Calibri" w:hAnsi="Calibri" w:eastAsia="Calibri" w:cs="Calibri"/>
              </w:rPr>
            </w:pPr>
            <w:r w:rsidRPr="40D2249E">
              <w:rPr>
                <w:rFonts w:ascii="Calibri" w:hAnsi="Calibri" w:eastAsia="Calibri" w:cs="Calibri"/>
              </w:rPr>
              <w:t>id</w:t>
            </w:r>
          </w:p>
        </w:tc>
        <w:tc>
          <w:tcPr>
            <w:tcW w:w="2410" w:type="dxa"/>
          </w:tcPr>
          <w:p w:rsidR="00B8425E" w:rsidP="00AA328A" w:rsidRDefault="00B8425E" w14:paraId="0EB1BC44" w14:textId="77777777">
            <w:pPr>
              <w:jc w:val="center"/>
              <w:rPr>
                <w:rFonts w:ascii="Calibri" w:hAnsi="Calibri" w:eastAsia="Calibri" w:cs="Calibri"/>
              </w:rPr>
            </w:pPr>
            <w:r w:rsidRPr="40D2249E">
              <w:rPr>
                <w:rFonts w:ascii="Calibri" w:hAnsi="Calibri" w:eastAsia="Calibri" w:cs="Calibri"/>
              </w:rPr>
              <w:t>long</w:t>
            </w:r>
          </w:p>
        </w:tc>
        <w:tc>
          <w:tcPr>
            <w:tcW w:w="4386" w:type="dxa"/>
          </w:tcPr>
          <w:p w:rsidR="00B8425E" w:rsidP="00AA328A" w:rsidRDefault="00B8425E" w14:paraId="53903D71" w14:textId="77777777">
            <w:pPr>
              <w:jc w:val="center"/>
              <w:rPr>
                <w:rFonts w:ascii="Calibri" w:hAnsi="Calibri" w:eastAsia="Calibri" w:cs="Calibri"/>
              </w:rPr>
            </w:pPr>
            <w:r w:rsidRPr="40D2249E">
              <w:rPr>
                <w:rFonts w:ascii="Calibri" w:hAnsi="Calibri" w:eastAsia="Calibri" w:cs="Calibri"/>
              </w:rPr>
              <w:t>Identificador único do registro no sistema</w:t>
            </w:r>
          </w:p>
        </w:tc>
      </w:tr>
      <w:tr w:rsidR="00B8425E" w:rsidTr="00AA328A" w14:paraId="193579E7" w14:textId="77777777">
        <w:trPr>
          <w:jc w:val="center"/>
        </w:trPr>
        <w:tc>
          <w:tcPr>
            <w:tcW w:w="2263" w:type="dxa"/>
          </w:tcPr>
          <w:p w:rsidR="00B8425E" w:rsidP="00AA328A" w:rsidRDefault="00B8425E" w14:paraId="7C9D8DA3" w14:textId="77777777">
            <w:pPr>
              <w:jc w:val="center"/>
              <w:rPr>
                <w:rFonts w:ascii="Calibri" w:hAnsi="Calibri" w:eastAsia="Calibri" w:cs="Calibri"/>
              </w:rPr>
            </w:pPr>
            <w:r w:rsidRPr="40D2249E">
              <w:rPr>
                <w:rFonts w:ascii="Calibri" w:hAnsi="Calibri" w:eastAsia="Calibri" w:cs="Calibri"/>
              </w:rPr>
              <w:t>nome</w:t>
            </w:r>
          </w:p>
        </w:tc>
        <w:tc>
          <w:tcPr>
            <w:tcW w:w="2410" w:type="dxa"/>
          </w:tcPr>
          <w:p w:rsidR="00B8425E" w:rsidP="00AA328A" w:rsidRDefault="00B8425E" w14:paraId="434F9063" w14:textId="77777777">
            <w:pPr>
              <w:jc w:val="center"/>
              <w:rPr>
                <w:rFonts w:ascii="Calibri" w:hAnsi="Calibri" w:eastAsia="Calibri" w:cs="Calibri"/>
              </w:rPr>
            </w:pPr>
            <w:r w:rsidRPr="40D2249E">
              <w:rPr>
                <w:rFonts w:ascii="Calibri" w:hAnsi="Calibri" w:eastAsia="Calibri" w:cs="Calibri"/>
              </w:rPr>
              <w:t>String</w:t>
            </w:r>
          </w:p>
        </w:tc>
        <w:tc>
          <w:tcPr>
            <w:tcW w:w="4386" w:type="dxa"/>
          </w:tcPr>
          <w:p w:rsidR="00B8425E" w:rsidP="00AA328A" w:rsidRDefault="00B8425E" w14:paraId="5E630EA3" w14:textId="6559FAC4">
            <w:pPr>
              <w:jc w:val="center"/>
              <w:rPr>
                <w:rFonts w:ascii="Calibri" w:hAnsi="Calibri" w:eastAsia="Calibri" w:cs="Calibri"/>
              </w:rPr>
            </w:pPr>
            <w:r w:rsidRPr="40D2249E">
              <w:rPr>
                <w:rFonts w:ascii="Calibri" w:hAnsi="Calibri" w:eastAsia="Calibri" w:cs="Calibri"/>
              </w:rPr>
              <w:t xml:space="preserve">Nome </w:t>
            </w:r>
            <w:r w:rsidR="00244114">
              <w:rPr>
                <w:rFonts w:ascii="Calibri" w:hAnsi="Calibri" w:eastAsia="Calibri" w:cs="Calibri"/>
              </w:rPr>
              <w:t>do consumidor (</w:t>
            </w:r>
            <w:r w:rsidR="005E38F9">
              <w:rPr>
                <w:rFonts w:ascii="Calibri" w:hAnsi="Calibri" w:eastAsia="Calibri" w:cs="Calibri"/>
              </w:rPr>
              <w:t>ex:</w:t>
            </w:r>
            <w:r w:rsidR="00244114">
              <w:rPr>
                <w:rFonts w:ascii="Calibri" w:hAnsi="Calibri" w:eastAsia="Calibri" w:cs="Calibri"/>
              </w:rPr>
              <w:t xml:space="preserve"> “Baixa Renda” ou “</w:t>
            </w:r>
            <w:r w:rsidR="005E38F9">
              <w:rPr>
                <w:rFonts w:ascii="Calibri" w:hAnsi="Calibri" w:eastAsia="Calibri" w:cs="Calibri"/>
              </w:rPr>
              <w:t>Comércio de Rua”)</w:t>
            </w:r>
          </w:p>
        </w:tc>
      </w:tr>
      <w:tr w:rsidR="005E38F9" w:rsidTr="00AA328A" w14:paraId="49AB6B22" w14:textId="77777777">
        <w:trPr>
          <w:jc w:val="center"/>
        </w:trPr>
        <w:tc>
          <w:tcPr>
            <w:tcW w:w="2263" w:type="dxa"/>
          </w:tcPr>
          <w:p w:rsidRPr="40D2249E" w:rsidR="005E38F9" w:rsidP="00AA328A" w:rsidRDefault="005E38F9" w14:paraId="24FF632B" w14:textId="779D4A39">
            <w:pPr>
              <w:jc w:val="center"/>
              <w:rPr>
                <w:rFonts w:ascii="Calibri" w:hAnsi="Calibri" w:eastAsia="Calibri" w:cs="Calibri"/>
              </w:rPr>
            </w:pPr>
            <w:r>
              <w:rPr>
                <w:rFonts w:ascii="Calibri" w:hAnsi="Calibri" w:eastAsia="Calibri" w:cs="Calibri"/>
              </w:rPr>
              <w:t>tipo_do_consumidor</w:t>
            </w:r>
          </w:p>
        </w:tc>
        <w:tc>
          <w:tcPr>
            <w:tcW w:w="2410" w:type="dxa"/>
          </w:tcPr>
          <w:p w:rsidRPr="40D2249E" w:rsidR="005E38F9" w:rsidP="00AA328A" w:rsidRDefault="00AA328A" w14:paraId="748C2A1B" w14:textId="10DAD0E2">
            <w:pPr>
              <w:jc w:val="center"/>
              <w:rPr>
                <w:rFonts w:ascii="Calibri" w:hAnsi="Calibri" w:eastAsia="Calibri" w:cs="Calibri"/>
              </w:rPr>
            </w:pPr>
            <w:r>
              <w:rPr>
                <w:rFonts w:ascii="Calibri" w:hAnsi="Calibri" w:eastAsia="Calibri" w:cs="Calibri"/>
              </w:rPr>
              <w:t>TipoConsumidor</w:t>
            </w:r>
          </w:p>
        </w:tc>
        <w:tc>
          <w:tcPr>
            <w:tcW w:w="4386" w:type="dxa"/>
          </w:tcPr>
          <w:p w:rsidRPr="40D2249E" w:rsidR="005E38F9" w:rsidP="00AA328A" w:rsidRDefault="00AA328A" w14:paraId="40384492" w14:textId="6ACB5745">
            <w:pPr>
              <w:jc w:val="center"/>
              <w:rPr>
                <w:rFonts w:ascii="Calibri" w:hAnsi="Calibri" w:eastAsia="Calibri" w:cs="Calibri"/>
              </w:rPr>
            </w:pPr>
            <w:r>
              <w:rPr>
                <w:rFonts w:ascii="Calibri" w:hAnsi="Calibri" w:eastAsia="Calibri" w:cs="Calibri"/>
              </w:rPr>
              <w:t>Tipo ou categoria do consumidor (se é pessoa física, industrial, etc)</w:t>
            </w:r>
          </w:p>
        </w:tc>
      </w:tr>
      <w:tr w:rsidR="005E38F9" w:rsidTr="00AA328A" w14:paraId="581C4AF0" w14:textId="77777777">
        <w:trPr>
          <w:jc w:val="center"/>
        </w:trPr>
        <w:tc>
          <w:tcPr>
            <w:tcW w:w="2263" w:type="dxa"/>
          </w:tcPr>
          <w:p w:rsidRPr="40D2249E" w:rsidR="005E38F9" w:rsidP="00AA328A" w:rsidRDefault="00AA328A" w14:paraId="5039C5E0" w14:textId="565514A1">
            <w:pPr>
              <w:jc w:val="center"/>
              <w:rPr>
                <w:rFonts w:ascii="Calibri" w:hAnsi="Calibri" w:eastAsia="Calibri" w:cs="Calibri"/>
              </w:rPr>
            </w:pPr>
            <w:r>
              <w:rPr>
                <w:rFonts w:ascii="Calibri" w:hAnsi="Calibri" w:eastAsia="Calibri" w:cs="Calibri"/>
              </w:rPr>
              <w:t>unidade_federativa</w:t>
            </w:r>
          </w:p>
        </w:tc>
        <w:tc>
          <w:tcPr>
            <w:tcW w:w="2410" w:type="dxa"/>
          </w:tcPr>
          <w:p w:rsidRPr="40D2249E" w:rsidR="005E38F9" w:rsidP="00AA328A" w:rsidRDefault="00AA328A" w14:paraId="53690A00" w14:textId="58C3F459">
            <w:pPr>
              <w:jc w:val="center"/>
              <w:rPr>
                <w:rFonts w:ascii="Calibri" w:hAnsi="Calibri" w:eastAsia="Calibri" w:cs="Calibri"/>
              </w:rPr>
            </w:pPr>
            <w:r>
              <w:rPr>
                <w:rFonts w:ascii="Calibri" w:hAnsi="Calibri" w:eastAsia="Calibri" w:cs="Calibri"/>
              </w:rPr>
              <w:t>UnidadeFederativa</w:t>
            </w:r>
          </w:p>
        </w:tc>
        <w:tc>
          <w:tcPr>
            <w:tcW w:w="4386" w:type="dxa"/>
          </w:tcPr>
          <w:p w:rsidRPr="40D2249E" w:rsidR="005E38F9" w:rsidP="00AA328A" w:rsidRDefault="00AA328A" w14:paraId="7FB183DA" w14:textId="05AF1BF4">
            <w:pPr>
              <w:jc w:val="center"/>
              <w:rPr>
                <w:rFonts w:ascii="Calibri" w:hAnsi="Calibri" w:eastAsia="Calibri" w:cs="Calibri"/>
              </w:rPr>
            </w:pPr>
            <w:r>
              <w:rPr>
                <w:rFonts w:ascii="Calibri" w:hAnsi="Calibri" w:eastAsia="Calibri" w:cs="Calibri"/>
              </w:rPr>
              <w:t>Estado ou unidade da federação à qual o consumidor pertence</w:t>
            </w:r>
          </w:p>
        </w:tc>
      </w:tr>
      <w:tr w:rsidR="005E38F9" w:rsidTr="00AA328A" w14:paraId="74C9C63D" w14:textId="77777777">
        <w:trPr>
          <w:jc w:val="center"/>
        </w:trPr>
        <w:tc>
          <w:tcPr>
            <w:tcW w:w="2263" w:type="dxa"/>
          </w:tcPr>
          <w:p w:rsidRPr="40D2249E" w:rsidR="005E38F9" w:rsidP="00AA328A" w:rsidRDefault="00AA328A" w14:paraId="5073C60F" w14:textId="49AE15DD">
            <w:pPr>
              <w:jc w:val="center"/>
              <w:rPr>
                <w:rFonts w:ascii="Calibri" w:hAnsi="Calibri" w:eastAsia="Calibri" w:cs="Calibri"/>
              </w:rPr>
            </w:pPr>
            <w:r>
              <w:rPr>
                <w:rFonts w:ascii="Calibri" w:hAnsi="Calibri" w:eastAsia="Calibri" w:cs="Calibri"/>
              </w:rPr>
              <w:t>regiao</w:t>
            </w:r>
          </w:p>
        </w:tc>
        <w:tc>
          <w:tcPr>
            <w:tcW w:w="2410" w:type="dxa"/>
          </w:tcPr>
          <w:p w:rsidRPr="40D2249E" w:rsidR="005E38F9" w:rsidP="00AA328A" w:rsidRDefault="00AA328A" w14:paraId="0482045F" w14:textId="57A483A5">
            <w:pPr>
              <w:jc w:val="center"/>
              <w:rPr>
                <w:rFonts w:ascii="Calibri" w:hAnsi="Calibri" w:eastAsia="Calibri" w:cs="Calibri"/>
              </w:rPr>
            </w:pPr>
            <w:r>
              <w:rPr>
                <w:rFonts w:ascii="Calibri" w:hAnsi="Calibri" w:eastAsia="Calibri" w:cs="Calibri"/>
              </w:rPr>
              <w:t>RegiaoAdministrativa</w:t>
            </w:r>
          </w:p>
        </w:tc>
        <w:tc>
          <w:tcPr>
            <w:tcW w:w="4386" w:type="dxa"/>
          </w:tcPr>
          <w:p w:rsidRPr="40D2249E" w:rsidR="005E38F9" w:rsidP="00AA328A" w:rsidRDefault="00AA328A" w14:paraId="0AEE589A" w14:textId="22D0DEFA">
            <w:pPr>
              <w:jc w:val="center"/>
              <w:rPr>
                <w:rFonts w:ascii="Calibri" w:hAnsi="Calibri" w:eastAsia="Calibri" w:cs="Calibri"/>
              </w:rPr>
            </w:pPr>
            <w:r>
              <w:rPr>
                <w:rFonts w:ascii="Calibri" w:hAnsi="Calibri" w:eastAsia="Calibri" w:cs="Calibri"/>
              </w:rPr>
              <w:t>Para os casos em que a informação da unidade da federação não existe mas sim a da região, este campo será preenchido.</w:t>
            </w:r>
          </w:p>
        </w:tc>
      </w:tr>
      <w:tr w:rsidR="00AA328A" w:rsidTr="00AA328A" w14:paraId="00F99E2E" w14:textId="77777777">
        <w:trPr>
          <w:jc w:val="center"/>
        </w:trPr>
        <w:tc>
          <w:tcPr>
            <w:tcW w:w="2263" w:type="dxa"/>
          </w:tcPr>
          <w:p w:rsidR="00AA328A" w:rsidP="00AA328A" w:rsidRDefault="00AA328A" w14:paraId="02BC276C" w14:textId="2075E803">
            <w:pPr>
              <w:jc w:val="center"/>
              <w:rPr>
                <w:rFonts w:ascii="Calibri" w:hAnsi="Calibri" w:eastAsia="Calibri" w:cs="Calibri"/>
              </w:rPr>
            </w:pPr>
            <w:r>
              <w:rPr>
                <w:rFonts w:ascii="Calibri" w:hAnsi="Calibri" w:eastAsia="Calibri" w:cs="Calibri"/>
              </w:rPr>
              <w:t>total</w:t>
            </w:r>
          </w:p>
        </w:tc>
        <w:tc>
          <w:tcPr>
            <w:tcW w:w="2410" w:type="dxa"/>
          </w:tcPr>
          <w:p w:rsidRPr="40D2249E" w:rsidR="00AA328A" w:rsidP="00AA328A" w:rsidRDefault="00AA328A" w14:paraId="074115A8" w14:textId="27C097C5">
            <w:pPr>
              <w:jc w:val="center"/>
              <w:rPr>
                <w:rFonts w:ascii="Calibri" w:hAnsi="Calibri" w:eastAsia="Calibri" w:cs="Calibri"/>
              </w:rPr>
            </w:pPr>
            <w:r>
              <w:rPr>
                <w:rFonts w:ascii="Calibri" w:hAnsi="Calibri" w:eastAsia="Calibri" w:cs="Calibri"/>
              </w:rPr>
              <w:t>inteiro</w:t>
            </w:r>
          </w:p>
        </w:tc>
        <w:tc>
          <w:tcPr>
            <w:tcW w:w="4386" w:type="dxa"/>
          </w:tcPr>
          <w:p w:rsidRPr="40D2249E" w:rsidR="00AA328A" w:rsidP="00AA328A" w:rsidRDefault="00AA328A" w14:paraId="66E88315" w14:textId="27A61C92">
            <w:pPr>
              <w:jc w:val="center"/>
              <w:rPr>
                <w:rFonts w:ascii="Calibri" w:hAnsi="Calibri" w:eastAsia="Calibri" w:cs="Calibri"/>
              </w:rPr>
            </w:pPr>
            <w:r>
              <w:rPr>
                <w:rFonts w:ascii="Calibri" w:hAnsi="Calibri" w:eastAsia="Calibri" w:cs="Calibri"/>
              </w:rPr>
              <w:t>Contagem de consumidores deste tipo</w:t>
            </w:r>
          </w:p>
        </w:tc>
      </w:tr>
    </w:tbl>
    <w:p w:rsidR="00B8425E" w:rsidP="00B8425E" w:rsidRDefault="00B8425E" w14:paraId="430F3FC8" w14:textId="77777777"/>
    <w:p w:rsidR="00076F7C" w:rsidP="00B8425E" w:rsidRDefault="00076F7C" w14:paraId="65A3C562" w14:textId="77777777"/>
    <w:p w:rsidR="00076F7C" w:rsidP="00B8425E" w:rsidRDefault="00076F7C" w14:paraId="3D3E7E6B" w14:textId="77777777"/>
    <w:p w:rsidR="00076F7C" w:rsidP="00B8425E" w:rsidRDefault="00076F7C" w14:paraId="79FE37A3" w14:textId="77777777"/>
    <w:p w:rsidR="00076F7C" w:rsidP="00B8425E" w:rsidRDefault="00076F7C" w14:paraId="075C73EF" w14:textId="77777777"/>
    <w:p w:rsidR="00076F7C" w:rsidP="00B8425E" w:rsidRDefault="00076F7C" w14:paraId="03F0449B" w14:textId="77777777"/>
    <w:p w:rsidR="00076F7C" w:rsidP="00B8425E" w:rsidRDefault="00076F7C" w14:paraId="03BDC7FE" w14:textId="77777777"/>
    <w:p w:rsidR="00076F7C" w:rsidP="00B8425E" w:rsidRDefault="00076F7C" w14:paraId="09CDA51F" w14:textId="77777777"/>
    <w:p w:rsidR="00076F7C" w:rsidP="00B8425E" w:rsidRDefault="00076F7C" w14:paraId="231CE14A" w14:textId="77777777"/>
    <w:p w:rsidR="00076F7C" w:rsidP="00B8425E" w:rsidRDefault="00076F7C" w14:paraId="3E100FD2" w14:textId="77777777"/>
    <w:p w:rsidR="00076F7C" w:rsidP="00B8425E" w:rsidRDefault="00076F7C" w14:paraId="569FF231" w14:textId="77777777"/>
    <w:p w:rsidR="00076F7C" w:rsidP="00B8425E" w:rsidRDefault="00076F7C" w14:paraId="1B644D32" w14:textId="77777777"/>
    <w:p w:rsidR="40D2249E" w:rsidP="40D2249E" w:rsidRDefault="40D2249E" w14:paraId="0FA156B8" w14:textId="3BB6C354">
      <w:pPr>
        <w:pStyle w:val="ListParagraph"/>
        <w:numPr>
          <w:ilvl w:val="0"/>
          <w:numId w:val="1"/>
        </w:numPr>
      </w:pPr>
      <w:r w:rsidRPr="40D2249E">
        <w:rPr>
          <w:rFonts w:ascii="Calibri" w:hAnsi="Calibri" w:eastAsia="Calibri" w:cs="Calibri"/>
        </w:rPr>
        <w:t>Tarifa</w:t>
      </w:r>
    </w:p>
    <w:p w:rsidRPr="00B8425E" w:rsidR="00034010" w:rsidP="00034010" w:rsidRDefault="40D2249E" w14:paraId="18690591" w14:textId="0553030B">
      <w:pPr>
        <w:pStyle w:val="ListParagraph"/>
        <w:numPr>
          <w:ilvl w:val="1"/>
          <w:numId w:val="1"/>
        </w:numPr>
      </w:pPr>
      <w:r w:rsidRPr="40D2249E">
        <w:rPr>
          <w:rFonts w:ascii="Calibri" w:hAnsi="Calibri" w:eastAsia="Calibri" w:cs="Calibri"/>
        </w:rPr>
        <w:t xml:space="preserve">Definição: aqui temos o histórico de tarifas aplicadas sobre energia consumida por </w:t>
      </w:r>
      <w:r w:rsidRPr="40D2249E" w:rsidR="00C16FA7">
        <w:rPr>
          <w:rFonts w:ascii="Calibri" w:hAnsi="Calibri" w:eastAsia="Calibri" w:cs="Calibri"/>
        </w:rPr>
        <w:t>período</w:t>
      </w:r>
      <w:r w:rsidRPr="40D2249E">
        <w:rPr>
          <w:rFonts w:ascii="Calibri" w:hAnsi="Calibri" w:eastAsia="Calibri" w:cs="Calibri"/>
        </w:rPr>
        <w:t xml:space="preserve"> (dias, horas, meses, etc) e região.</w:t>
      </w:r>
      <w:r w:rsidR="00982743">
        <w:rPr>
          <w:rFonts w:ascii="Calibri" w:hAnsi="Calibri" w:eastAsia="Calibri" w:cs="Calibri"/>
        </w:rPr>
        <w:t xml:space="preserve"> Como os indicadores de tarifas ora vem por unidade de federação, ora vem por região do país, os 2 foram inclusos no modelo</w:t>
      </w:r>
      <w:r w:rsidR="00034010">
        <w:rPr>
          <w:rFonts w:ascii="Calibri" w:hAnsi="Calibri" w:eastAsia="Calibri" w:cs="Calibri"/>
        </w:rPr>
        <w:t xml:space="preserve"> (mas um deles estará preenchido necessariamente).</w:t>
      </w:r>
    </w:p>
    <w:tbl>
      <w:tblPr>
        <w:tblStyle w:val="TableGrid"/>
        <w:tblW w:w="0" w:type="auto"/>
        <w:jc w:val="center"/>
        <w:tblLayout w:type="fixed"/>
        <w:tblLook w:val="06A0" w:firstRow="1" w:lastRow="0" w:firstColumn="1" w:lastColumn="0" w:noHBand="1" w:noVBand="1"/>
      </w:tblPr>
      <w:tblGrid>
        <w:gridCol w:w="2263"/>
        <w:gridCol w:w="2410"/>
        <w:gridCol w:w="4386"/>
      </w:tblGrid>
      <w:tr w:rsidR="00B8425E" w:rsidTr="00C24963" w14:paraId="353EDB65" w14:textId="77777777">
        <w:trPr>
          <w:jc w:val="center"/>
        </w:trPr>
        <w:tc>
          <w:tcPr>
            <w:tcW w:w="2263" w:type="dxa"/>
          </w:tcPr>
          <w:p w:rsidR="00B8425E" w:rsidP="002665C4" w:rsidRDefault="00B8425E" w14:paraId="7EB1B264" w14:textId="77777777">
            <w:pPr>
              <w:jc w:val="center"/>
              <w:rPr>
                <w:rFonts w:ascii="Calibri" w:hAnsi="Calibri" w:eastAsia="Calibri" w:cs="Calibri"/>
              </w:rPr>
            </w:pPr>
            <w:r w:rsidRPr="40D2249E">
              <w:rPr>
                <w:rFonts w:ascii="Calibri" w:hAnsi="Calibri" w:eastAsia="Calibri" w:cs="Calibri"/>
              </w:rPr>
              <w:t>Coluna</w:t>
            </w:r>
          </w:p>
        </w:tc>
        <w:tc>
          <w:tcPr>
            <w:tcW w:w="2410" w:type="dxa"/>
          </w:tcPr>
          <w:p w:rsidR="00B8425E" w:rsidP="002665C4" w:rsidRDefault="00B8425E" w14:paraId="0215978D" w14:textId="77777777">
            <w:pPr>
              <w:jc w:val="center"/>
              <w:rPr>
                <w:rFonts w:ascii="Calibri" w:hAnsi="Calibri" w:eastAsia="Calibri" w:cs="Calibri"/>
              </w:rPr>
            </w:pPr>
            <w:r w:rsidRPr="40D2249E">
              <w:rPr>
                <w:rFonts w:ascii="Calibri" w:hAnsi="Calibri" w:eastAsia="Calibri" w:cs="Calibri"/>
              </w:rPr>
              <w:t>Tipo</w:t>
            </w:r>
          </w:p>
        </w:tc>
        <w:tc>
          <w:tcPr>
            <w:tcW w:w="4386" w:type="dxa"/>
          </w:tcPr>
          <w:p w:rsidR="00B8425E" w:rsidP="002665C4" w:rsidRDefault="00B8425E" w14:paraId="11639B05" w14:textId="77777777">
            <w:pPr>
              <w:jc w:val="center"/>
              <w:rPr>
                <w:rFonts w:ascii="Calibri" w:hAnsi="Calibri" w:eastAsia="Calibri" w:cs="Calibri"/>
              </w:rPr>
            </w:pPr>
            <w:r w:rsidRPr="40D2249E">
              <w:rPr>
                <w:rFonts w:ascii="Calibri" w:hAnsi="Calibri" w:eastAsia="Calibri" w:cs="Calibri"/>
              </w:rPr>
              <w:t>Definição</w:t>
            </w:r>
          </w:p>
        </w:tc>
      </w:tr>
      <w:tr w:rsidR="00B8425E" w:rsidTr="00C24963" w14:paraId="709B1DCA" w14:textId="77777777">
        <w:trPr>
          <w:jc w:val="center"/>
        </w:trPr>
        <w:tc>
          <w:tcPr>
            <w:tcW w:w="2263" w:type="dxa"/>
          </w:tcPr>
          <w:p w:rsidR="00B8425E" w:rsidP="002665C4" w:rsidRDefault="00B8425E" w14:paraId="47739499" w14:textId="77777777">
            <w:pPr>
              <w:jc w:val="center"/>
              <w:rPr>
                <w:rFonts w:ascii="Calibri" w:hAnsi="Calibri" w:eastAsia="Calibri" w:cs="Calibri"/>
              </w:rPr>
            </w:pPr>
            <w:r w:rsidRPr="40D2249E">
              <w:rPr>
                <w:rFonts w:ascii="Calibri" w:hAnsi="Calibri" w:eastAsia="Calibri" w:cs="Calibri"/>
              </w:rPr>
              <w:t>id</w:t>
            </w:r>
          </w:p>
        </w:tc>
        <w:tc>
          <w:tcPr>
            <w:tcW w:w="2410" w:type="dxa"/>
          </w:tcPr>
          <w:p w:rsidR="00B8425E" w:rsidP="002665C4" w:rsidRDefault="00B8425E" w14:paraId="3818826E" w14:textId="77777777">
            <w:pPr>
              <w:jc w:val="center"/>
              <w:rPr>
                <w:rFonts w:ascii="Calibri" w:hAnsi="Calibri" w:eastAsia="Calibri" w:cs="Calibri"/>
              </w:rPr>
            </w:pPr>
            <w:r w:rsidRPr="40D2249E">
              <w:rPr>
                <w:rFonts w:ascii="Calibri" w:hAnsi="Calibri" w:eastAsia="Calibri" w:cs="Calibri"/>
              </w:rPr>
              <w:t>long</w:t>
            </w:r>
          </w:p>
        </w:tc>
        <w:tc>
          <w:tcPr>
            <w:tcW w:w="4386" w:type="dxa"/>
          </w:tcPr>
          <w:p w:rsidR="00B8425E" w:rsidP="002665C4" w:rsidRDefault="00B8425E" w14:paraId="1F508F6D" w14:textId="77777777">
            <w:pPr>
              <w:jc w:val="center"/>
              <w:rPr>
                <w:rFonts w:ascii="Calibri" w:hAnsi="Calibri" w:eastAsia="Calibri" w:cs="Calibri"/>
              </w:rPr>
            </w:pPr>
            <w:r w:rsidRPr="40D2249E">
              <w:rPr>
                <w:rFonts w:ascii="Calibri" w:hAnsi="Calibri" w:eastAsia="Calibri" w:cs="Calibri"/>
              </w:rPr>
              <w:t>Identificador único do registro no sistema</w:t>
            </w:r>
          </w:p>
        </w:tc>
      </w:tr>
      <w:tr w:rsidR="00B8425E" w:rsidTr="00C24963" w14:paraId="64E25368" w14:textId="77777777">
        <w:trPr>
          <w:jc w:val="center"/>
        </w:trPr>
        <w:tc>
          <w:tcPr>
            <w:tcW w:w="2263" w:type="dxa"/>
          </w:tcPr>
          <w:p w:rsidR="00B8425E" w:rsidP="002665C4" w:rsidRDefault="00076F7C" w14:paraId="09D2BC62" w14:textId="637212B0">
            <w:pPr>
              <w:jc w:val="center"/>
              <w:rPr>
                <w:rFonts w:ascii="Calibri" w:hAnsi="Calibri" w:eastAsia="Calibri" w:cs="Calibri"/>
              </w:rPr>
            </w:pPr>
            <w:r>
              <w:rPr>
                <w:rFonts w:ascii="Calibri" w:hAnsi="Calibri" w:eastAsia="Calibri" w:cs="Calibri"/>
              </w:rPr>
              <w:t>período_inicio</w:t>
            </w:r>
          </w:p>
        </w:tc>
        <w:tc>
          <w:tcPr>
            <w:tcW w:w="2410" w:type="dxa"/>
          </w:tcPr>
          <w:p w:rsidR="00B8425E" w:rsidP="002665C4" w:rsidRDefault="00ED32EB" w14:paraId="7491A196" w14:textId="70BE7DD9">
            <w:pPr>
              <w:jc w:val="center"/>
              <w:rPr>
                <w:rFonts w:ascii="Calibri" w:hAnsi="Calibri" w:eastAsia="Calibri" w:cs="Calibri"/>
              </w:rPr>
            </w:pPr>
            <w:r>
              <w:rPr>
                <w:rFonts w:ascii="Calibri" w:hAnsi="Calibri" w:eastAsia="Calibri" w:cs="Calibri"/>
              </w:rPr>
              <w:t>datetime</w:t>
            </w:r>
          </w:p>
        </w:tc>
        <w:tc>
          <w:tcPr>
            <w:tcW w:w="4386" w:type="dxa"/>
          </w:tcPr>
          <w:p w:rsidR="00B8425E" w:rsidP="002665C4" w:rsidRDefault="00C24963" w14:paraId="11F0FB38" w14:textId="58AAD8B9">
            <w:pPr>
              <w:jc w:val="center"/>
              <w:rPr>
                <w:rFonts w:ascii="Calibri" w:hAnsi="Calibri" w:eastAsia="Calibri" w:cs="Calibri"/>
              </w:rPr>
            </w:pPr>
            <w:r>
              <w:rPr>
                <w:rFonts w:ascii="Calibri" w:hAnsi="Calibri" w:eastAsia="Calibri" w:cs="Calibri"/>
              </w:rPr>
              <w:t>Data inicial do período de vigência da tarifa</w:t>
            </w:r>
          </w:p>
        </w:tc>
      </w:tr>
      <w:tr w:rsidR="00076F7C" w:rsidTr="00C24963" w14:paraId="0A361BE2" w14:textId="77777777">
        <w:trPr>
          <w:jc w:val="center"/>
        </w:trPr>
        <w:tc>
          <w:tcPr>
            <w:tcW w:w="2263" w:type="dxa"/>
          </w:tcPr>
          <w:p w:rsidR="00076F7C" w:rsidP="002665C4" w:rsidRDefault="00ED32EB" w14:paraId="1104E154" w14:textId="72F805E8">
            <w:pPr>
              <w:jc w:val="center"/>
              <w:rPr>
                <w:rFonts w:ascii="Calibri" w:hAnsi="Calibri" w:eastAsia="Calibri" w:cs="Calibri"/>
              </w:rPr>
            </w:pPr>
            <w:r>
              <w:rPr>
                <w:rFonts w:ascii="Calibri" w:hAnsi="Calibri" w:eastAsia="Calibri" w:cs="Calibri"/>
              </w:rPr>
              <w:t>período_fim</w:t>
            </w:r>
          </w:p>
        </w:tc>
        <w:tc>
          <w:tcPr>
            <w:tcW w:w="2410" w:type="dxa"/>
          </w:tcPr>
          <w:p w:rsidRPr="40D2249E" w:rsidR="00076F7C" w:rsidP="002665C4" w:rsidRDefault="00ED32EB" w14:paraId="03451A7A" w14:textId="54E74985">
            <w:pPr>
              <w:jc w:val="center"/>
              <w:rPr>
                <w:rFonts w:ascii="Calibri" w:hAnsi="Calibri" w:eastAsia="Calibri" w:cs="Calibri"/>
              </w:rPr>
            </w:pPr>
            <w:r>
              <w:rPr>
                <w:rFonts w:ascii="Calibri" w:hAnsi="Calibri" w:eastAsia="Calibri" w:cs="Calibri"/>
              </w:rPr>
              <w:t>datetime</w:t>
            </w:r>
          </w:p>
        </w:tc>
        <w:tc>
          <w:tcPr>
            <w:tcW w:w="4386" w:type="dxa"/>
          </w:tcPr>
          <w:p w:rsidRPr="40D2249E" w:rsidR="00076F7C" w:rsidP="002665C4" w:rsidRDefault="00C24963" w14:paraId="0D156E53" w14:textId="7717C064">
            <w:pPr>
              <w:jc w:val="center"/>
              <w:rPr>
                <w:rFonts w:ascii="Calibri" w:hAnsi="Calibri" w:eastAsia="Calibri" w:cs="Calibri"/>
              </w:rPr>
            </w:pPr>
            <w:r>
              <w:rPr>
                <w:rFonts w:ascii="Calibri" w:hAnsi="Calibri" w:eastAsia="Calibri" w:cs="Calibri"/>
              </w:rPr>
              <w:t>Data final do período de vigência da tarifa</w:t>
            </w:r>
          </w:p>
        </w:tc>
      </w:tr>
      <w:tr w:rsidR="00076F7C" w:rsidTr="00C24963" w14:paraId="42633F6B" w14:textId="77777777">
        <w:trPr>
          <w:jc w:val="center"/>
        </w:trPr>
        <w:tc>
          <w:tcPr>
            <w:tcW w:w="2263" w:type="dxa"/>
          </w:tcPr>
          <w:p w:rsidR="00076F7C" w:rsidP="002665C4" w:rsidRDefault="00ED32EB" w14:paraId="58D85A46" w14:textId="0737C1D2">
            <w:pPr>
              <w:jc w:val="center"/>
              <w:rPr>
                <w:rFonts w:ascii="Calibri" w:hAnsi="Calibri" w:eastAsia="Calibri" w:cs="Calibri"/>
              </w:rPr>
            </w:pPr>
            <w:r>
              <w:rPr>
                <w:rFonts w:ascii="Calibri" w:hAnsi="Calibri" w:eastAsia="Calibri" w:cs="Calibri"/>
              </w:rPr>
              <w:t>unidade_federativa</w:t>
            </w:r>
          </w:p>
        </w:tc>
        <w:tc>
          <w:tcPr>
            <w:tcW w:w="2410" w:type="dxa"/>
          </w:tcPr>
          <w:p w:rsidRPr="40D2249E" w:rsidR="00076F7C" w:rsidP="002665C4" w:rsidRDefault="00C24963" w14:paraId="7F0C0E50" w14:textId="668266A1">
            <w:pPr>
              <w:jc w:val="center"/>
              <w:rPr>
                <w:rFonts w:ascii="Calibri" w:hAnsi="Calibri" w:eastAsia="Calibri" w:cs="Calibri"/>
              </w:rPr>
            </w:pPr>
            <w:r>
              <w:rPr>
                <w:rFonts w:ascii="Calibri" w:hAnsi="Calibri" w:eastAsia="Calibri" w:cs="Calibri"/>
              </w:rPr>
              <w:t>UnidadeFederativa</w:t>
            </w:r>
          </w:p>
        </w:tc>
        <w:tc>
          <w:tcPr>
            <w:tcW w:w="4386" w:type="dxa"/>
          </w:tcPr>
          <w:p w:rsidRPr="40D2249E" w:rsidR="00076F7C" w:rsidP="002665C4" w:rsidRDefault="00C24963" w14:paraId="0C8E190A" w14:textId="36D684D6">
            <w:pPr>
              <w:jc w:val="center"/>
              <w:rPr>
                <w:rFonts w:ascii="Calibri" w:hAnsi="Calibri" w:eastAsia="Calibri" w:cs="Calibri"/>
              </w:rPr>
            </w:pPr>
            <w:r>
              <w:rPr>
                <w:rFonts w:ascii="Calibri" w:hAnsi="Calibri" w:eastAsia="Calibri" w:cs="Calibri"/>
              </w:rPr>
              <w:t>Unidade federativa ou estado à qual a tarifa foi aplicada (para o caso de informação de tarifa encontrada por estado da federação)</w:t>
            </w:r>
          </w:p>
        </w:tc>
      </w:tr>
      <w:tr w:rsidR="00076F7C" w:rsidTr="00C24963" w14:paraId="7606BA9F" w14:textId="77777777">
        <w:trPr>
          <w:jc w:val="center"/>
        </w:trPr>
        <w:tc>
          <w:tcPr>
            <w:tcW w:w="2263" w:type="dxa"/>
          </w:tcPr>
          <w:p w:rsidR="00076F7C" w:rsidP="002665C4" w:rsidRDefault="00ED32EB" w14:paraId="7484BAD8" w14:textId="73A5B9C3">
            <w:pPr>
              <w:jc w:val="center"/>
              <w:rPr>
                <w:rFonts w:ascii="Calibri" w:hAnsi="Calibri" w:eastAsia="Calibri" w:cs="Calibri"/>
              </w:rPr>
            </w:pPr>
            <w:r>
              <w:rPr>
                <w:rFonts w:ascii="Calibri" w:hAnsi="Calibri" w:eastAsia="Calibri" w:cs="Calibri"/>
              </w:rPr>
              <w:t>regiao</w:t>
            </w:r>
          </w:p>
        </w:tc>
        <w:tc>
          <w:tcPr>
            <w:tcW w:w="2410" w:type="dxa"/>
          </w:tcPr>
          <w:p w:rsidRPr="40D2249E" w:rsidR="00076F7C" w:rsidP="002665C4" w:rsidRDefault="00C24963" w14:paraId="2300DB8B" w14:textId="5A226CFD">
            <w:pPr>
              <w:jc w:val="center"/>
              <w:rPr>
                <w:rFonts w:ascii="Calibri" w:hAnsi="Calibri" w:eastAsia="Calibri" w:cs="Calibri"/>
              </w:rPr>
            </w:pPr>
            <w:r>
              <w:rPr>
                <w:rFonts w:ascii="Calibri" w:hAnsi="Calibri" w:eastAsia="Calibri" w:cs="Calibri"/>
              </w:rPr>
              <w:t>RegiaoAdministrativa</w:t>
            </w:r>
          </w:p>
        </w:tc>
        <w:tc>
          <w:tcPr>
            <w:tcW w:w="4386" w:type="dxa"/>
          </w:tcPr>
          <w:p w:rsidRPr="40D2249E" w:rsidR="00076F7C" w:rsidP="002665C4" w:rsidRDefault="00C24963" w14:paraId="72F32CB3" w14:textId="3929833B">
            <w:pPr>
              <w:jc w:val="center"/>
              <w:rPr>
                <w:rFonts w:ascii="Calibri" w:hAnsi="Calibri" w:eastAsia="Calibri" w:cs="Calibri"/>
              </w:rPr>
            </w:pPr>
            <w:r>
              <w:rPr>
                <w:rFonts w:ascii="Calibri" w:hAnsi="Calibri" w:eastAsia="Calibri" w:cs="Calibri"/>
              </w:rPr>
              <w:t xml:space="preserve">Região do país (norte, nordeste, sudeste, centro-oeste, sul) </w:t>
            </w:r>
            <w:r w:rsidR="002665C4">
              <w:rPr>
                <w:rFonts w:ascii="Calibri" w:hAnsi="Calibri" w:eastAsia="Calibri" w:cs="Calibri"/>
              </w:rPr>
              <w:t>à qual a tarifa foi aplicada (para o caso de informação da tarifa encontrada por região)</w:t>
            </w:r>
          </w:p>
        </w:tc>
      </w:tr>
      <w:tr w:rsidR="00ED32EB" w:rsidTr="00C24963" w14:paraId="298D8B9A" w14:textId="77777777">
        <w:trPr>
          <w:jc w:val="center"/>
        </w:trPr>
        <w:tc>
          <w:tcPr>
            <w:tcW w:w="2263" w:type="dxa"/>
          </w:tcPr>
          <w:p w:rsidR="00ED32EB" w:rsidP="002665C4" w:rsidRDefault="00ED32EB" w14:paraId="4FF64338" w14:textId="6C16AC6D">
            <w:pPr>
              <w:jc w:val="center"/>
              <w:rPr>
                <w:rFonts w:ascii="Calibri" w:hAnsi="Calibri" w:eastAsia="Calibri" w:cs="Calibri"/>
              </w:rPr>
            </w:pPr>
            <w:r>
              <w:rPr>
                <w:rFonts w:ascii="Calibri" w:hAnsi="Calibri" w:eastAsia="Calibri" w:cs="Calibri"/>
              </w:rPr>
              <w:t>valor</w:t>
            </w:r>
          </w:p>
        </w:tc>
        <w:tc>
          <w:tcPr>
            <w:tcW w:w="2410" w:type="dxa"/>
          </w:tcPr>
          <w:p w:rsidRPr="40D2249E" w:rsidR="00ED32EB" w:rsidP="002665C4" w:rsidRDefault="00C24963" w14:paraId="357DA9DD" w14:textId="51BC535D">
            <w:pPr>
              <w:jc w:val="center"/>
              <w:rPr>
                <w:rFonts w:ascii="Calibri" w:hAnsi="Calibri" w:eastAsia="Calibri" w:cs="Calibri"/>
              </w:rPr>
            </w:pPr>
            <w:r>
              <w:rPr>
                <w:rFonts w:ascii="Calibri" w:hAnsi="Calibri" w:eastAsia="Calibri" w:cs="Calibri"/>
              </w:rPr>
              <w:t>float</w:t>
            </w:r>
          </w:p>
        </w:tc>
        <w:tc>
          <w:tcPr>
            <w:tcW w:w="4386" w:type="dxa"/>
          </w:tcPr>
          <w:p w:rsidRPr="40D2249E" w:rsidR="00ED32EB" w:rsidP="002665C4" w:rsidRDefault="002665C4" w14:paraId="30EA5A0E" w14:textId="3CA297E4">
            <w:pPr>
              <w:jc w:val="center"/>
              <w:rPr>
                <w:rFonts w:ascii="Calibri" w:hAnsi="Calibri" w:eastAsia="Calibri" w:cs="Calibri"/>
              </w:rPr>
            </w:pPr>
            <w:r>
              <w:rPr>
                <w:rFonts w:ascii="Calibri" w:hAnsi="Calibri" w:eastAsia="Calibri" w:cs="Calibri"/>
              </w:rPr>
              <w:t>Valor da tarifa aplicada</w:t>
            </w:r>
          </w:p>
        </w:tc>
      </w:tr>
    </w:tbl>
    <w:p w:rsidR="00B8425E" w:rsidP="00B8425E" w:rsidRDefault="00B8425E" w14:paraId="11C532C6" w14:textId="77777777"/>
    <w:p w:rsidR="002665C4" w:rsidP="00B8425E" w:rsidRDefault="00034010" w14:paraId="0C52F78C" w14:textId="5CB1E3E2">
      <w:r>
        <w:t>OBS: como atividade da análise de dados, as tarifas ao final estarão aplicadas aos estados (mesmo que tenha vindo por região), mas para o caso de tarifa obtida por região, o campo de região estará devidamente preenchido.</w:t>
      </w:r>
    </w:p>
    <w:p w:rsidR="00034010" w:rsidP="00B8425E" w:rsidRDefault="00034010" w14:paraId="7C400867" w14:textId="77777777"/>
    <w:p w:rsidR="00034010" w:rsidP="00B8425E" w:rsidRDefault="00034010" w14:paraId="63EBE157" w14:textId="77777777"/>
    <w:p w:rsidR="40D2249E" w:rsidP="40D2249E" w:rsidRDefault="40D2249E" w14:paraId="65F6AFCD" w14:textId="41C00832">
      <w:pPr>
        <w:pStyle w:val="ListParagraph"/>
        <w:numPr>
          <w:ilvl w:val="0"/>
          <w:numId w:val="1"/>
        </w:numPr>
      </w:pPr>
      <w:r w:rsidRPr="40D2249E">
        <w:rPr>
          <w:rFonts w:ascii="Calibri" w:hAnsi="Calibri" w:eastAsia="Calibri" w:cs="Calibri"/>
        </w:rPr>
        <w:t>Consumo</w:t>
      </w:r>
    </w:p>
    <w:p w:rsidRPr="002665C4" w:rsidR="40D2249E" w:rsidP="40D2249E" w:rsidRDefault="40D2249E" w14:paraId="42C27C5E" w14:textId="0E4A9FD2">
      <w:pPr>
        <w:pStyle w:val="ListParagraph"/>
        <w:numPr>
          <w:ilvl w:val="1"/>
          <w:numId w:val="1"/>
        </w:numPr>
      </w:pPr>
      <w:r w:rsidRPr="40D2249E">
        <w:rPr>
          <w:rFonts w:ascii="Calibri" w:hAnsi="Calibri" w:eastAsia="Calibri" w:cs="Calibri"/>
        </w:rPr>
        <w:t>Definição: aqui temos o histórico de consumo por tipo de consumidor, região e a tarifa aplicada na data/período do consumo registrado e região do consumidor.</w:t>
      </w:r>
    </w:p>
    <w:tbl>
      <w:tblPr>
        <w:tblStyle w:val="TableGrid"/>
        <w:tblW w:w="0" w:type="auto"/>
        <w:jc w:val="center"/>
        <w:tblLayout w:type="fixed"/>
        <w:tblLook w:val="06A0" w:firstRow="1" w:lastRow="0" w:firstColumn="1" w:lastColumn="0" w:noHBand="1" w:noVBand="1"/>
      </w:tblPr>
      <w:tblGrid>
        <w:gridCol w:w="1696"/>
        <w:gridCol w:w="1418"/>
        <w:gridCol w:w="5945"/>
      </w:tblGrid>
      <w:tr w:rsidR="002665C4" w:rsidTr="00855DF0" w14:paraId="635FD222" w14:textId="77777777">
        <w:trPr>
          <w:jc w:val="center"/>
        </w:trPr>
        <w:tc>
          <w:tcPr>
            <w:tcW w:w="1696" w:type="dxa"/>
          </w:tcPr>
          <w:p w:rsidR="002665C4" w:rsidP="00215ADE" w:rsidRDefault="002665C4" w14:paraId="651049D7" w14:textId="77777777">
            <w:pPr>
              <w:jc w:val="center"/>
              <w:rPr>
                <w:rFonts w:ascii="Calibri" w:hAnsi="Calibri" w:eastAsia="Calibri" w:cs="Calibri"/>
              </w:rPr>
            </w:pPr>
            <w:r w:rsidRPr="40D2249E">
              <w:rPr>
                <w:rFonts w:ascii="Calibri" w:hAnsi="Calibri" w:eastAsia="Calibri" w:cs="Calibri"/>
              </w:rPr>
              <w:t>Coluna</w:t>
            </w:r>
          </w:p>
        </w:tc>
        <w:tc>
          <w:tcPr>
            <w:tcW w:w="1418" w:type="dxa"/>
          </w:tcPr>
          <w:p w:rsidR="002665C4" w:rsidP="00215ADE" w:rsidRDefault="002665C4" w14:paraId="3CED9CF0" w14:textId="77777777">
            <w:pPr>
              <w:jc w:val="center"/>
              <w:rPr>
                <w:rFonts w:ascii="Calibri" w:hAnsi="Calibri" w:eastAsia="Calibri" w:cs="Calibri"/>
              </w:rPr>
            </w:pPr>
            <w:r w:rsidRPr="40D2249E">
              <w:rPr>
                <w:rFonts w:ascii="Calibri" w:hAnsi="Calibri" w:eastAsia="Calibri" w:cs="Calibri"/>
              </w:rPr>
              <w:t>Tipo</w:t>
            </w:r>
          </w:p>
        </w:tc>
        <w:tc>
          <w:tcPr>
            <w:tcW w:w="5945" w:type="dxa"/>
          </w:tcPr>
          <w:p w:rsidR="002665C4" w:rsidP="00215ADE" w:rsidRDefault="002665C4" w14:paraId="02AA893E" w14:textId="77777777">
            <w:pPr>
              <w:jc w:val="center"/>
              <w:rPr>
                <w:rFonts w:ascii="Calibri" w:hAnsi="Calibri" w:eastAsia="Calibri" w:cs="Calibri"/>
              </w:rPr>
            </w:pPr>
            <w:r w:rsidRPr="40D2249E">
              <w:rPr>
                <w:rFonts w:ascii="Calibri" w:hAnsi="Calibri" w:eastAsia="Calibri" w:cs="Calibri"/>
              </w:rPr>
              <w:t>Definição</w:t>
            </w:r>
          </w:p>
        </w:tc>
      </w:tr>
      <w:tr w:rsidR="002665C4" w:rsidTr="00855DF0" w14:paraId="22582E69" w14:textId="77777777">
        <w:trPr>
          <w:jc w:val="center"/>
        </w:trPr>
        <w:tc>
          <w:tcPr>
            <w:tcW w:w="1696" w:type="dxa"/>
          </w:tcPr>
          <w:p w:rsidR="002665C4" w:rsidP="00215ADE" w:rsidRDefault="002665C4" w14:paraId="6E0D4E8C" w14:textId="77777777">
            <w:pPr>
              <w:jc w:val="center"/>
              <w:rPr>
                <w:rFonts w:ascii="Calibri" w:hAnsi="Calibri" w:eastAsia="Calibri" w:cs="Calibri"/>
              </w:rPr>
            </w:pPr>
            <w:r w:rsidRPr="40D2249E">
              <w:rPr>
                <w:rFonts w:ascii="Calibri" w:hAnsi="Calibri" w:eastAsia="Calibri" w:cs="Calibri"/>
              </w:rPr>
              <w:t>id</w:t>
            </w:r>
          </w:p>
        </w:tc>
        <w:tc>
          <w:tcPr>
            <w:tcW w:w="1418" w:type="dxa"/>
          </w:tcPr>
          <w:p w:rsidR="002665C4" w:rsidP="00215ADE" w:rsidRDefault="002665C4" w14:paraId="0F8B4CCB" w14:textId="77777777">
            <w:pPr>
              <w:jc w:val="center"/>
              <w:rPr>
                <w:rFonts w:ascii="Calibri" w:hAnsi="Calibri" w:eastAsia="Calibri" w:cs="Calibri"/>
              </w:rPr>
            </w:pPr>
            <w:r w:rsidRPr="40D2249E">
              <w:rPr>
                <w:rFonts w:ascii="Calibri" w:hAnsi="Calibri" w:eastAsia="Calibri" w:cs="Calibri"/>
              </w:rPr>
              <w:t>long</w:t>
            </w:r>
          </w:p>
        </w:tc>
        <w:tc>
          <w:tcPr>
            <w:tcW w:w="5945" w:type="dxa"/>
          </w:tcPr>
          <w:p w:rsidR="002665C4" w:rsidP="00215ADE" w:rsidRDefault="002665C4" w14:paraId="6E0DCC01" w14:textId="77777777">
            <w:pPr>
              <w:jc w:val="center"/>
              <w:rPr>
                <w:rFonts w:ascii="Calibri" w:hAnsi="Calibri" w:eastAsia="Calibri" w:cs="Calibri"/>
              </w:rPr>
            </w:pPr>
            <w:r w:rsidRPr="40D2249E">
              <w:rPr>
                <w:rFonts w:ascii="Calibri" w:hAnsi="Calibri" w:eastAsia="Calibri" w:cs="Calibri"/>
              </w:rPr>
              <w:t>Identificador único do registro no sistema</w:t>
            </w:r>
          </w:p>
        </w:tc>
      </w:tr>
      <w:tr w:rsidR="002665C4" w:rsidTr="00855DF0" w14:paraId="6F615038" w14:textId="77777777">
        <w:trPr>
          <w:jc w:val="center"/>
        </w:trPr>
        <w:tc>
          <w:tcPr>
            <w:tcW w:w="1696" w:type="dxa"/>
          </w:tcPr>
          <w:p w:rsidR="002665C4" w:rsidP="00215ADE" w:rsidRDefault="00855DF0" w14:paraId="2BF9494A" w14:textId="1027C32D">
            <w:pPr>
              <w:jc w:val="center"/>
              <w:rPr>
                <w:rFonts w:ascii="Calibri" w:hAnsi="Calibri" w:eastAsia="Calibri" w:cs="Calibri"/>
              </w:rPr>
            </w:pPr>
            <w:r>
              <w:rPr>
                <w:rFonts w:ascii="Calibri" w:hAnsi="Calibri" w:eastAsia="Calibri" w:cs="Calibri"/>
              </w:rPr>
              <w:t>consumidor</w:t>
            </w:r>
          </w:p>
        </w:tc>
        <w:tc>
          <w:tcPr>
            <w:tcW w:w="1418" w:type="dxa"/>
          </w:tcPr>
          <w:p w:rsidR="002665C4" w:rsidP="00215ADE" w:rsidRDefault="00855DF0" w14:paraId="157D58E1" w14:textId="63018806">
            <w:pPr>
              <w:jc w:val="center"/>
              <w:rPr>
                <w:rFonts w:ascii="Calibri" w:hAnsi="Calibri" w:eastAsia="Calibri" w:cs="Calibri"/>
              </w:rPr>
            </w:pPr>
            <w:r>
              <w:rPr>
                <w:rFonts w:ascii="Calibri" w:hAnsi="Calibri" w:eastAsia="Calibri" w:cs="Calibri"/>
              </w:rPr>
              <w:t>Consumidor</w:t>
            </w:r>
          </w:p>
        </w:tc>
        <w:tc>
          <w:tcPr>
            <w:tcW w:w="5945" w:type="dxa"/>
          </w:tcPr>
          <w:p w:rsidR="002665C4" w:rsidP="00215ADE" w:rsidRDefault="002665C4" w14:paraId="04C75DAC" w14:textId="77777777">
            <w:pPr>
              <w:jc w:val="center"/>
              <w:rPr>
                <w:rFonts w:ascii="Calibri" w:hAnsi="Calibri" w:eastAsia="Calibri" w:cs="Calibri"/>
              </w:rPr>
            </w:pPr>
            <w:r w:rsidRPr="40D2249E">
              <w:rPr>
                <w:rFonts w:ascii="Calibri" w:hAnsi="Calibri" w:eastAsia="Calibri" w:cs="Calibri"/>
              </w:rPr>
              <w:t>Nome da região administrativa</w:t>
            </w:r>
          </w:p>
        </w:tc>
      </w:tr>
      <w:tr w:rsidR="00855DF0" w:rsidTr="00855DF0" w14:paraId="680E3856" w14:textId="77777777">
        <w:trPr>
          <w:jc w:val="center"/>
        </w:trPr>
        <w:tc>
          <w:tcPr>
            <w:tcW w:w="1696" w:type="dxa"/>
          </w:tcPr>
          <w:p w:rsidR="00855DF0" w:rsidP="00215ADE" w:rsidRDefault="00855DF0" w14:paraId="30DDB4B2" w14:textId="17FF6E38">
            <w:pPr>
              <w:jc w:val="center"/>
              <w:rPr>
                <w:rFonts w:ascii="Calibri" w:hAnsi="Calibri" w:eastAsia="Calibri" w:cs="Calibri"/>
              </w:rPr>
            </w:pPr>
            <w:r>
              <w:rPr>
                <w:rFonts w:ascii="Calibri" w:hAnsi="Calibri" w:eastAsia="Calibri" w:cs="Calibri"/>
              </w:rPr>
              <w:t>consumo</w:t>
            </w:r>
          </w:p>
        </w:tc>
        <w:tc>
          <w:tcPr>
            <w:tcW w:w="1418" w:type="dxa"/>
          </w:tcPr>
          <w:p w:rsidR="00855DF0" w:rsidP="00215ADE" w:rsidRDefault="00855DF0" w14:paraId="4469DA9E" w14:textId="40DE055C">
            <w:pPr>
              <w:jc w:val="center"/>
              <w:rPr>
                <w:rFonts w:ascii="Calibri" w:hAnsi="Calibri" w:eastAsia="Calibri" w:cs="Calibri"/>
              </w:rPr>
            </w:pPr>
            <w:r>
              <w:rPr>
                <w:rFonts w:ascii="Calibri" w:hAnsi="Calibri" w:eastAsia="Calibri" w:cs="Calibri"/>
              </w:rPr>
              <w:t>float</w:t>
            </w:r>
          </w:p>
        </w:tc>
        <w:tc>
          <w:tcPr>
            <w:tcW w:w="5945" w:type="dxa"/>
          </w:tcPr>
          <w:p w:rsidRPr="40D2249E" w:rsidR="00855DF0" w:rsidP="00215ADE" w:rsidRDefault="00CE2B08" w14:paraId="2BF4C3F4" w14:textId="062792D1">
            <w:pPr>
              <w:jc w:val="center"/>
              <w:rPr>
                <w:rFonts w:ascii="Calibri" w:hAnsi="Calibri" w:eastAsia="Calibri" w:cs="Calibri"/>
              </w:rPr>
            </w:pPr>
            <w:r>
              <w:rPr>
                <w:rFonts w:ascii="Calibri" w:hAnsi="Calibri" w:eastAsia="Calibri" w:cs="Calibri"/>
              </w:rPr>
              <w:t>Total de energia consumido</w:t>
            </w:r>
          </w:p>
        </w:tc>
      </w:tr>
      <w:tr w:rsidR="00855DF0" w:rsidTr="00855DF0" w14:paraId="1C899E1A" w14:textId="77777777">
        <w:trPr>
          <w:jc w:val="center"/>
        </w:trPr>
        <w:tc>
          <w:tcPr>
            <w:tcW w:w="1696" w:type="dxa"/>
          </w:tcPr>
          <w:p w:rsidR="00855DF0" w:rsidP="00215ADE" w:rsidRDefault="00855DF0" w14:paraId="04942D23" w14:textId="6979B0A3">
            <w:pPr>
              <w:jc w:val="center"/>
              <w:rPr>
                <w:rFonts w:ascii="Calibri" w:hAnsi="Calibri" w:eastAsia="Calibri" w:cs="Calibri"/>
              </w:rPr>
            </w:pPr>
            <w:r>
              <w:rPr>
                <w:rFonts w:ascii="Calibri" w:hAnsi="Calibri" w:eastAsia="Calibri" w:cs="Calibri"/>
              </w:rPr>
              <w:t>tarifa_aplicada</w:t>
            </w:r>
          </w:p>
        </w:tc>
        <w:tc>
          <w:tcPr>
            <w:tcW w:w="1418" w:type="dxa"/>
          </w:tcPr>
          <w:p w:rsidR="00855DF0" w:rsidP="00215ADE" w:rsidRDefault="00855DF0" w14:paraId="43944ECA" w14:textId="693251A3">
            <w:pPr>
              <w:jc w:val="center"/>
              <w:rPr>
                <w:rFonts w:ascii="Calibri" w:hAnsi="Calibri" w:eastAsia="Calibri" w:cs="Calibri"/>
              </w:rPr>
            </w:pPr>
            <w:r>
              <w:rPr>
                <w:rFonts w:ascii="Calibri" w:hAnsi="Calibri" w:eastAsia="Calibri" w:cs="Calibri"/>
              </w:rPr>
              <w:t>Tarifa</w:t>
            </w:r>
          </w:p>
        </w:tc>
        <w:tc>
          <w:tcPr>
            <w:tcW w:w="5945" w:type="dxa"/>
          </w:tcPr>
          <w:p w:rsidRPr="40D2249E" w:rsidR="00855DF0" w:rsidP="00215ADE" w:rsidRDefault="00CE2B08" w14:paraId="2B9F6244" w14:textId="1D3F3810">
            <w:pPr>
              <w:jc w:val="center"/>
              <w:rPr>
                <w:rFonts w:ascii="Calibri" w:hAnsi="Calibri" w:eastAsia="Calibri" w:cs="Calibri"/>
              </w:rPr>
            </w:pPr>
            <w:r>
              <w:rPr>
                <w:rFonts w:ascii="Calibri" w:hAnsi="Calibri" w:eastAsia="Calibri" w:cs="Calibri"/>
              </w:rPr>
              <w:t>A tarifa aplicada a este consumo</w:t>
            </w:r>
          </w:p>
        </w:tc>
      </w:tr>
      <w:tr w:rsidR="00855DF0" w:rsidTr="00855DF0" w14:paraId="72BF3771" w14:textId="77777777">
        <w:trPr>
          <w:jc w:val="center"/>
        </w:trPr>
        <w:tc>
          <w:tcPr>
            <w:tcW w:w="1696" w:type="dxa"/>
          </w:tcPr>
          <w:p w:rsidR="00855DF0" w:rsidP="00215ADE" w:rsidRDefault="00CE2B08" w14:paraId="6683054A" w14:textId="6FD3C9C9">
            <w:pPr>
              <w:jc w:val="center"/>
              <w:rPr>
                <w:rFonts w:ascii="Calibri" w:hAnsi="Calibri" w:eastAsia="Calibri" w:cs="Calibri"/>
              </w:rPr>
            </w:pPr>
            <w:r>
              <w:rPr>
                <w:rFonts w:ascii="Calibri" w:hAnsi="Calibri" w:eastAsia="Calibri" w:cs="Calibri"/>
              </w:rPr>
              <w:t>período_inicio</w:t>
            </w:r>
          </w:p>
        </w:tc>
        <w:tc>
          <w:tcPr>
            <w:tcW w:w="1418" w:type="dxa"/>
          </w:tcPr>
          <w:p w:rsidR="00855DF0" w:rsidP="00215ADE" w:rsidRDefault="00CE2B08" w14:paraId="4B6ECA6A" w14:textId="4D78DA9C">
            <w:pPr>
              <w:jc w:val="center"/>
              <w:rPr>
                <w:rFonts w:ascii="Calibri" w:hAnsi="Calibri" w:eastAsia="Calibri" w:cs="Calibri"/>
              </w:rPr>
            </w:pPr>
            <w:r>
              <w:rPr>
                <w:rFonts w:ascii="Calibri" w:hAnsi="Calibri" w:eastAsia="Calibri" w:cs="Calibri"/>
              </w:rPr>
              <w:t>datetime</w:t>
            </w:r>
          </w:p>
        </w:tc>
        <w:tc>
          <w:tcPr>
            <w:tcW w:w="5945" w:type="dxa"/>
          </w:tcPr>
          <w:p w:rsidRPr="40D2249E" w:rsidR="00855DF0" w:rsidP="00215ADE" w:rsidRDefault="00CE2B08" w14:paraId="745818E0" w14:textId="0D9C0D49">
            <w:pPr>
              <w:jc w:val="center"/>
              <w:rPr>
                <w:rFonts w:ascii="Calibri" w:hAnsi="Calibri" w:eastAsia="Calibri" w:cs="Calibri"/>
              </w:rPr>
            </w:pPr>
            <w:r>
              <w:rPr>
                <w:rFonts w:ascii="Calibri" w:hAnsi="Calibri" w:eastAsia="Calibri" w:cs="Calibri"/>
              </w:rPr>
              <w:t>Data inicial do período analisado para gerar o consumo registrado</w:t>
            </w:r>
          </w:p>
        </w:tc>
      </w:tr>
      <w:tr w:rsidR="00CE2B08" w:rsidTr="00855DF0" w14:paraId="46A7A00E" w14:textId="77777777">
        <w:trPr>
          <w:jc w:val="center"/>
        </w:trPr>
        <w:tc>
          <w:tcPr>
            <w:tcW w:w="1696" w:type="dxa"/>
          </w:tcPr>
          <w:p w:rsidR="00CE2B08" w:rsidP="00215ADE" w:rsidRDefault="00CE2B08" w14:paraId="276C04A3" w14:textId="144909CD">
            <w:pPr>
              <w:jc w:val="center"/>
              <w:rPr>
                <w:rFonts w:ascii="Calibri" w:hAnsi="Calibri" w:eastAsia="Calibri" w:cs="Calibri"/>
              </w:rPr>
            </w:pPr>
            <w:r>
              <w:rPr>
                <w:rFonts w:ascii="Calibri" w:hAnsi="Calibri" w:eastAsia="Calibri" w:cs="Calibri"/>
              </w:rPr>
              <w:t>período_fim</w:t>
            </w:r>
          </w:p>
        </w:tc>
        <w:tc>
          <w:tcPr>
            <w:tcW w:w="1418" w:type="dxa"/>
          </w:tcPr>
          <w:p w:rsidR="00CE2B08" w:rsidP="00215ADE" w:rsidRDefault="00CE2B08" w14:paraId="75FA9880" w14:textId="6C17CC59">
            <w:pPr>
              <w:jc w:val="center"/>
              <w:rPr>
                <w:rFonts w:ascii="Calibri" w:hAnsi="Calibri" w:eastAsia="Calibri" w:cs="Calibri"/>
              </w:rPr>
            </w:pPr>
            <w:r>
              <w:rPr>
                <w:rFonts w:ascii="Calibri" w:hAnsi="Calibri" w:eastAsia="Calibri" w:cs="Calibri"/>
              </w:rPr>
              <w:t>datetime</w:t>
            </w:r>
          </w:p>
        </w:tc>
        <w:tc>
          <w:tcPr>
            <w:tcW w:w="5945" w:type="dxa"/>
          </w:tcPr>
          <w:p w:rsidRPr="40D2249E" w:rsidR="00CE2B08" w:rsidP="00215ADE" w:rsidRDefault="00CE2B08" w14:paraId="29B95967" w14:textId="35742BF6">
            <w:pPr>
              <w:jc w:val="center"/>
              <w:rPr>
                <w:rFonts w:ascii="Calibri" w:hAnsi="Calibri" w:eastAsia="Calibri" w:cs="Calibri"/>
              </w:rPr>
            </w:pPr>
            <w:r>
              <w:rPr>
                <w:rFonts w:ascii="Calibri" w:hAnsi="Calibri" w:eastAsia="Calibri" w:cs="Calibri"/>
              </w:rPr>
              <w:t>Data final do período analisado para gerar o consumo final</w:t>
            </w:r>
          </w:p>
        </w:tc>
      </w:tr>
    </w:tbl>
    <w:p w:rsidR="002665C4" w:rsidP="002665C4" w:rsidRDefault="002665C4" w14:paraId="4670C8AE" w14:textId="77777777"/>
    <w:p w:rsidR="004F3012" w:rsidP="002665C4" w:rsidRDefault="004F3012" w14:paraId="5C14A282" w14:textId="77777777"/>
    <w:p w:rsidR="004F3012" w:rsidP="002665C4" w:rsidRDefault="004F3012" w14:paraId="28506FD1" w14:textId="77777777"/>
    <w:p w:rsidR="004F3012" w:rsidP="002665C4" w:rsidRDefault="004F3012" w14:paraId="5DAFF08E" w14:textId="77777777"/>
    <w:p w:rsidR="004F3012" w:rsidP="002665C4" w:rsidRDefault="004F3012" w14:paraId="0A271B00" w14:textId="77777777"/>
    <w:p w:rsidR="004F3012" w:rsidP="002665C4" w:rsidRDefault="004F3012" w14:paraId="4B7EB02F" w14:textId="77777777"/>
    <w:p w:rsidR="004F3012" w:rsidP="002665C4" w:rsidRDefault="004F3012" w14:paraId="05FFCBC9" w14:textId="77777777"/>
    <w:p w:rsidR="004F3012" w:rsidP="002665C4" w:rsidRDefault="004F3012" w14:paraId="56845E58" w14:textId="77777777"/>
    <w:p w:rsidR="004F3012" w:rsidP="002665C4" w:rsidRDefault="004F3012" w14:paraId="1D64462E" w14:textId="77777777"/>
    <w:p w:rsidR="004F3012" w:rsidP="002665C4" w:rsidRDefault="004F3012" w14:paraId="311F5A9C" w14:textId="77777777"/>
    <w:p w:rsidR="002665C4" w:rsidP="002665C4" w:rsidRDefault="002665C4" w14:paraId="19DAF4BF" w14:textId="77777777"/>
    <w:p w:rsidR="40D2249E" w:rsidP="40D2249E" w:rsidRDefault="40D2249E" w14:paraId="7B76D295" w14:textId="02A9E780">
      <w:pPr>
        <w:pStyle w:val="ListParagraph"/>
        <w:numPr>
          <w:ilvl w:val="0"/>
          <w:numId w:val="1"/>
        </w:numPr>
      </w:pPr>
      <w:r w:rsidRPr="40D2249E">
        <w:rPr>
          <w:rFonts w:ascii="Calibri" w:hAnsi="Calibri" w:eastAsia="Calibri" w:cs="Calibri"/>
        </w:rPr>
        <w:t>MatrizGeradora</w:t>
      </w:r>
    </w:p>
    <w:p w:rsidRPr="00B8425E" w:rsidR="40D2249E" w:rsidP="40D2249E" w:rsidRDefault="40D2249E" w14:paraId="5493E5D2" w14:textId="18312EA4">
      <w:pPr>
        <w:pStyle w:val="ListParagraph"/>
        <w:numPr>
          <w:ilvl w:val="1"/>
          <w:numId w:val="1"/>
        </w:numPr>
      </w:pPr>
      <w:r w:rsidRPr="40D2249E">
        <w:rPr>
          <w:rFonts w:ascii="Calibri" w:hAnsi="Calibri" w:eastAsia="Calibri" w:cs="Calibri"/>
        </w:rPr>
        <w:t>Definição: aqui temos o registro das matrizes geradoras de energia do país e a definição do tipo da mesma.</w:t>
      </w:r>
    </w:p>
    <w:tbl>
      <w:tblPr>
        <w:tblStyle w:val="TableGrid"/>
        <w:tblW w:w="0" w:type="auto"/>
        <w:jc w:val="center"/>
        <w:tblLayout w:type="fixed"/>
        <w:tblLook w:val="06A0" w:firstRow="1" w:lastRow="0" w:firstColumn="1" w:lastColumn="0" w:noHBand="1" w:noVBand="1"/>
      </w:tblPr>
      <w:tblGrid>
        <w:gridCol w:w="1271"/>
        <w:gridCol w:w="992"/>
        <w:gridCol w:w="5103"/>
      </w:tblGrid>
      <w:tr w:rsidR="00B8425E" w:rsidTr="00215ADE" w14:paraId="6B45D364" w14:textId="77777777">
        <w:trPr>
          <w:jc w:val="center"/>
        </w:trPr>
        <w:tc>
          <w:tcPr>
            <w:tcW w:w="1271" w:type="dxa"/>
          </w:tcPr>
          <w:p w:rsidR="00B8425E" w:rsidP="00215ADE" w:rsidRDefault="00B8425E" w14:paraId="25CF3D06" w14:textId="77777777">
            <w:pPr>
              <w:jc w:val="center"/>
              <w:rPr>
                <w:rFonts w:ascii="Calibri" w:hAnsi="Calibri" w:eastAsia="Calibri" w:cs="Calibri"/>
              </w:rPr>
            </w:pPr>
            <w:r w:rsidRPr="40D2249E">
              <w:rPr>
                <w:rFonts w:ascii="Calibri" w:hAnsi="Calibri" w:eastAsia="Calibri" w:cs="Calibri"/>
              </w:rPr>
              <w:t>Coluna</w:t>
            </w:r>
          </w:p>
        </w:tc>
        <w:tc>
          <w:tcPr>
            <w:tcW w:w="992" w:type="dxa"/>
          </w:tcPr>
          <w:p w:rsidR="00B8425E" w:rsidP="00215ADE" w:rsidRDefault="00B8425E" w14:paraId="1A64E5E0" w14:textId="77777777">
            <w:pPr>
              <w:jc w:val="center"/>
              <w:rPr>
                <w:rFonts w:ascii="Calibri" w:hAnsi="Calibri" w:eastAsia="Calibri" w:cs="Calibri"/>
              </w:rPr>
            </w:pPr>
            <w:r w:rsidRPr="40D2249E">
              <w:rPr>
                <w:rFonts w:ascii="Calibri" w:hAnsi="Calibri" w:eastAsia="Calibri" w:cs="Calibri"/>
              </w:rPr>
              <w:t>Tipo</w:t>
            </w:r>
          </w:p>
        </w:tc>
        <w:tc>
          <w:tcPr>
            <w:tcW w:w="5103" w:type="dxa"/>
          </w:tcPr>
          <w:p w:rsidR="00B8425E" w:rsidP="00215ADE" w:rsidRDefault="00B8425E" w14:paraId="2BD37BEC" w14:textId="77777777">
            <w:pPr>
              <w:jc w:val="center"/>
              <w:rPr>
                <w:rFonts w:ascii="Calibri" w:hAnsi="Calibri" w:eastAsia="Calibri" w:cs="Calibri"/>
              </w:rPr>
            </w:pPr>
            <w:r w:rsidRPr="40D2249E">
              <w:rPr>
                <w:rFonts w:ascii="Calibri" w:hAnsi="Calibri" w:eastAsia="Calibri" w:cs="Calibri"/>
              </w:rPr>
              <w:t>Definição</w:t>
            </w:r>
          </w:p>
        </w:tc>
      </w:tr>
      <w:tr w:rsidR="00B8425E" w:rsidTr="00215ADE" w14:paraId="73C306E5" w14:textId="77777777">
        <w:trPr>
          <w:jc w:val="center"/>
        </w:trPr>
        <w:tc>
          <w:tcPr>
            <w:tcW w:w="1271" w:type="dxa"/>
          </w:tcPr>
          <w:p w:rsidR="00B8425E" w:rsidP="00215ADE" w:rsidRDefault="00B8425E" w14:paraId="70CB882E" w14:textId="77777777">
            <w:pPr>
              <w:jc w:val="center"/>
              <w:rPr>
                <w:rFonts w:ascii="Calibri" w:hAnsi="Calibri" w:eastAsia="Calibri" w:cs="Calibri"/>
              </w:rPr>
            </w:pPr>
            <w:r w:rsidRPr="40D2249E">
              <w:rPr>
                <w:rFonts w:ascii="Calibri" w:hAnsi="Calibri" w:eastAsia="Calibri" w:cs="Calibri"/>
              </w:rPr>
              <w:t>id</w:t>
            </w:r>
          </w:p>
        </w:tc>
        <w:tc>
          <w:tcPr>
            <w:tcW w:w="992" w:type="dxa"/>
          </w:tcPr>
          <w:p w:rsidR="00B8425E" w:rsidP="00215ADE" w:rsidRDefault="00B8425E" w14:paraId="4B34396E" w14:textId="77777777">
            <w:pPr>
              <w:jc w:val="center"/>
              <w:rPr>
                <w:rFonts w:ascii="Calibri" w:hAnsi="Calibri" w:eastAsia="Calibri" w:cs="Calibri"/>
              </w:rPr>
            </w:pPr>
            <w:r w:rsidRPr="40D2249E">
              <w:rPr>
                <w:rFonts w:ascii="Calibri" w:hAnsi="Calibri" w:eastAsia="Calibri" w:cs="Calibri"/>
              </w:rPr>
              <w:t>long</w:t>
            </w:r>
          </w:p>
        </w:tc>
        <w:tc>
          <w:tcPr>
            <w:tcW w:w="5103" w:type="dxa"/>
          </w:tcPr>
          <w:p w:rsidR="00B8425E" w:rsidP="00215ADE" w:rsidRDefault="00B8425E" w14:paraId="2D8C2061" w14:textId="77777777">
            <w:pPr>
              <w:jc w:val="center"/>
              <w:rPr>
                <w:rFonts w:ascii="Calibri" w:hAnsi="Calibri" w:eastAsia="Calibri" w:cs="Calibri"/>
              </w:rPr>
            </w:pPr>
            <w:r w:rsidRPr="40D2249E">
              <w:rPr>
                <w:rFonts w:ascii="Calibri" w:hAnsi="Calibri" w:eastAsia="Calibri" w:cs="Calibri"/>
              </w:rPr>
              <w:t>Identificador único do registro no sistema</w:t>
            </w:r>
          </w:p>
        </w:tc>
      </w:tr>
      <w:tr w:rsidR="00B8425E" w:rsidTr="00215ADE" w14:paraId="25982FBD" w14:textId="77777777">
        <w:trPr>
          <w:jc w:val="center"/>
        </w:trPr>
        <w:tc>
          <w:tcPr>
            <w:tcW w:w="1271" w:type="dxa"/>
          </w:tcPr>
          <w:p w:rsidR="00B8425E" w:rsidP="00215ADE" w:rsidRDefault="00B8425E" w14:paraId="1BEC8158" w14:textId="77777777">
            <w:pPr>
              <w:jc w:val="center"/>
              <w:rPr>
                <w:rFonts w:ascii="Calibri" w:hAnsi="Calibri" w:eastAsia="Calibri" w:cs="Calibri"/>
              </w:rPr>
            </w:pPr>
            <w:r w:rsidRPr="40D2249E">
              <w:rPr>
                <w:rFonts w:ascii="Calibri" w:hAnsi="Calibri" w:eastAsia="Calibri" w:cs="Calibri"/>
              </w:rPr>
              <w:t>nome</w:t>
            </w:r>
          </w:p>
        </w:tc>
        <w:tc>
          <w:tcPr>
            <w:tcW w:w="992" w:type="dxa"/>
          </w:tcPr>
          <w:p w:rsidR="00B8425E" w:rsidP="00215ADE" w:rsidRDefault="00B8425E" w14:paraId="5B2AD413" w14:textId="77777777">
            <w:pPr>
              <w:jc w:val="center"/>
              <w:rPr>
                <w:rFonts w:ascii="Calibri" w:hAnsi="Calibri" w:eastAsia="Calibri" w:cs="Calibri"/>
              </w:rPr>
            </w:pPr>
            <w:r w:rsidRPr="40D2249E">
              <w:rPr>
                <w:rFonts w:ascii="Calibri" w:hAnsi="Calibri" w:eastAsia="Calibri" w:cs="Calibri"/>
              </w:rPr>
              <w:t>String</w:t>
            </w:r>
          </w:p>
        </w:tc>
        <w:tc>
          <w:tcPr>
            <w:tcW w:w="5103" w:type="dxa"/>
          </w:tcPr>
          <w:p w:rsidR="00B8425E" w:rsidP="00215ADE" w:rsidRDefault="00B8425E" w14:paraId="1516C535" w14:textId="5B63325C">
            <w:pPr>
              <w:jc w:val="center"/>
              <w:rPr>
                <w:rFonts w:ascii="Calibri" w:hAnsi="Calibri" w:eastAsia="Calibri" w:cs="Calibri"/>
              </w:rPr>
            </w:pPr>
            <w:r w:rsidRPr="40D2249E">
              <w:rPr>
                <w:rFonts w:ascii="Calibri" w:hAnsi="Calibri" w:eastAsia="Calibri" w:cs="Calibri"/>
              </w:rPr>
              <w:t xml:space="preserve">Nome da </w:t>
            </w:r>
            <w:r w:rsidR="00215ADE">
              <w:rPr>
                <w:rFonts w:ascii="Calibri" w:hAnsi="Calibri" w:eastAsia="Calibri" w:cs="Calibri"/>
              </w:rPr>
              <w:t>matriz geradora (empresa, etc)</w:t>
            </w:r>
          </w:p>
        </w:tc>
      </w:tr>
      <w:tr w:rsidR="00215ADE" w:rsidTr="00215ADE" w14:paraId="16E81D6E" w14:textId="77777777">
        <w:trPr>
          <w:jc w:val="center"/>
        </w:trPr>
        <w:tc>
          <w:tcPr>
            <w:tcW w:w="1271" w:type="dxa"/>
          </w:tcPr>
          <w:p w:rsidRPr="40D2249E" w:rsidR="00215ADE" w:rsidP="00215ADE" w:rsidRDefault="00215ADE" w14:paraId="4A0D9791" w14:textId="210E77CF">
            <w:pPr>
              <w:jc w:val="center"/>
              <w:rPr>
                <w:rFonts w:ascii="Calibri" w:hAnsi="Calibri" w:eastAsia="Calibri" w:cs="Calibri"/>
              </w:rPr>
            </w:pPr>
            <w:r>
              <w:rPr>
                <w:rFonts w:ascii="Calibri" w:hAnsi="Calibri" w:eastAsia="Calibri" w:cs="Calibri"/>
              </w:rPr>
              <w:t>tipo_fonte</w:t>
            </w:r>
          </w:p>
        </w:tc>
        <w:tc>
          <w:tcPr>
            <w:tcW w:w="992" w:type="dxa"/>
          </w:tcPr>
          <w:p w:rsidRPr="40D2249E" w:rsidR="00215ADE" w:rsidP="00215ADE" w:rsidRDefault="00215ADE" w14:paraId="067C7EA7" w14:textId="1D7E60A7">
            <w:pPr>
              <w:jc w:val="center"/>
              <w:rPr>
                <w:rFonts w:ascii="Calibri" w:hAnsi="Calibri" w:eastAsia="Calibri" w:cs="Calibri"/>
              </w:rPr>
            </w:pPr>
            <w:r>
              <w:rPr>
                <w:rFonts w:ascii="Calibri" w:hAnsi="Calibri" w:eastAsia="Calibri" w:cs="Calibri"/>
              </w:rPr>
              <w:t>String</w:t>
            </w:r>
          </w:p>
        </w:tc>
        <w:tc>
          <w:tcPr>
            <w:tcW w:w="5103" w:type="dxa"/>
          </w:tcPr>
          <w:p w:rsidRPr="40D2249E" w:rsidR="00215ADE" w:rsidP="00215ADE" w:rsidRDefault="00215ADE" w14:paraId="71139280" w14:textId="792975BF">
            <w:pPr>
              <w:jc w:val="center"/>
              <w:rPr>
                <w:rFonts w:ascii="Calibri" w:hAnsi="Calibri" w:eastAsia="Calibri" w:cs="Calibri"/>
              </w:rPr>
            </w:pPr>
            <w:r>
              <w:rPr>
                <w:rFonts w:ascii="Calibri" w:hAnsi="Calibri" w:eastAsia="Calibri" w:cs="Calibri"/>
              </w:rPr>
              <w:t>Nome do tipo de fonte energética utilizado (se elétrica, combustível fóssil, solar, etc)</w:t>
            </w:r>
          </w:p>
        </w:tc>
      </w:tr>
    </w:tbl>
    <w:p w:rsidR="00B8425E" w:rsidP="00B8425E" w:rsidRDefault="00B8425E" w14:paraId="7D4C391C" w14:textId="77777777"/>
    <w:p w:rsidR="004F3012" w:rsidP="00B8425E" w:rsidRDefault="00D7388D" w14:paraId="30EA5DD2" w14:textId="39CF05FE">
      <w:r>
        <w:t xml:space="preserve">OBS: As matrizes geradoras são as empresas ou órgãos responsáveis pela produção de energia e </w:t>
      </w:r>
      <w:r w:rsidR="00341725">
        <w:t>eles</w:t>
      </w:r>
      <w:r>
        <w:t xml:space="preserve"> poderão atuar em mais de um estado com instalações distintas. Por isto que o registro de matrizes geradoras não possui o indicativo da região do país ou unidade da federação.</w:t>
      </w:r>
    </w:p>
    <w:p w:rsidR="00215ADE" w:rsidP="00B8425E" w:rsidRDefault="00215ADE" w14:paraId="00EB6D87" w14:textId="77777777"/>
    <w:p w:rsidR="00215ADE" w:rsidP="00B8425E" w:rsidRDefault="00215ADE" w14:paraId="36749734" w14:textId="77777777"/>
    <w:p w:rsidR="40D2249E" w:rsidP="40D2249E" w:rsidRDefault="40D2249E" w14:paraId="395F5B43" w14:textId="625A6977">
      <w:pPr>
        <w:pStyle w:val="ListParagraph"/>
        <w:numPr>
          <w:ilvl w:val="0"/>
          <w:numId w:val="1"/>
        </w:numPr>
      </w:pPr>
      <w:r w:rsidRPr="40D2249E">
        <w:rPr>
          <w:rFonts w:ascii="Calibri" w:hAnsi="Calibri" w:eastAsia="Calibri" w:cs="Calibri"/>
        </w:rPr>
        <w:t>ProducaoEnergia</w:t>
      </w:r>
    </w:p>
    <w:p w:rsidRPr="00B8425E" w:rsidR="40D2249E" w:rsidP="40D2249E" w:rsidRDefault="40D2249E" w14:paraId="79939F51" w14:textId="39F1DBD7">
      <w:pPr>
        <w:pStyle w:val="ListParagraph"/>
        <w:numPr>
          <w:ilvl w:val="1"/>
          <w:numId w:val="1"/>
        </w:numPr>
      </w:pPr>
      <w:r w:rsidRPr="40D2249E">
        <w:rPr>
          <w:rFonts w:ascii="Calibri" w:hAnsi="Calibri" w:eastAsia="Calibri" w:cs="Calibri"/>
        </w:rPr>
        <w:t>Definição: aqui temos o registro histórico de produção energética por matriz e região (pode ser unidade federativa ou região administrativa, pois nas fontes de dados podemos encontrar nos 2 formatos).</w:t>
      </w:r>
    </w:p>
    <w:tbl>
      <w:tblPr>
        <w:tblStyle w:val="TableGrid"/>
        <w:tblW w:w="0" w:type="auto"/>
        <w:jc w:val="center"/>
        <w:tblLayout w:type="fixed"/>
        <w:tblLook w:val="06A0" w:firstRow="1" w:lastRow="0" w:firstColumn="1" w:lastColumn="0" w:noHBand="1" w:noVBand="1"/>
      </w:tblPr>
      <w:tblGrid>
        <w:gridCol w:w="2263"/>
        <w:gridCol w:w="2127"/>
        <w:gridCol w:w="4669"/>
      </w:tblGrid>
      <w:tr w:rsidR="00B8425E" w:rsidTr="00C208C6" w14:paraId="1183A329" w14:textId="77777777">
        <w:trPr>
          <w:jc w:val="center"/>
        </w:trPr>
        <w:tc>
          <w:tcPr>
            <w:tcW w:w="2263" w:type="dxa"/>
          </w:tcPr>
          <w:p w:rsidR="00B8425E" w:rsidP="001C2B7B" w:rsidRDefault="00B8425E" w14:paraId="595F9CBB" w14:textId="77777777">
            <w:pPr>
              <w:rPr>
                <w:rFonts w:ascii="Calibri" w:hAnsi="Calibri" w:eastAsia="Calibri" w:cs="Calibri"/>
              </w:rPr>
            </w:pPr>
            <w:r w:rsidRPr="40D2249E">
              <w:rPr>
                <w:rFonts w:ascii="Calibri" w:hAnsi="Calibri" w:eastAsia="Calibri" w:cs="Calibri"/>
              </w:rPr>
              <w:t>Coluna</w:t>
            </w:r>
          </w:p>
        </w:tc>
        <w:tc>
          <w:tcPr>
            <w:tcW w:w="2127" w:type="dxa"/>
          </w:tcPr>
          <w:p w:rsidR="00B8425E" w:rsidP="001C2B7B" w:rsidRDefault="00B8425E" w14:paraId="440CA074" w14:textId="77777777">
            <w:pPr>
              <w:rPr>
                <w:rFonts w:ascii="Calibri" w:hAnsi="Calibri" w:eastAsia="Calibri" w:cs="Calibri"/>
              </w:rPr>
            </w:pPr>
            <w:r w:rsidRPr="40D2249E">
              <w:rPr>
                <w:rFonts w:ascii="Calibri" w:hAnsi="Calibri" w:eastAsia="Calibri" w:cs="Calibri"/>
              </w:rPr>
              <w:t>Tipo</w:t>
            </w:r>
          </w:p>
        </w:tc>
        <w:tc>
          <w:tcPr>
            <w:tcW w:w="4669" w:type="dxa"/>
          </w:tcPr>
          <w:p w:rsidR="00B8425E" w:rsidP="001C2B7B" w:rsidRDefault="00B8425E" w14:paraId="337458E9" w14:textId="77777777">
            <w:pPr>
              <w:rPr>
                <w:rFonts w:ascii="Calibri" w:hAnsi="Calibri" w:eastAsia="Calibri" w:cs="Calibri"/>
              </w:rPr>
            </w:pPr>
            <w:r w:rsidRPr="40D2249E">
              <w:rPr>
                <w:rFonts w:ascii="Calibri" w:hAnsi="Calibri" w:eastAsia="Calibri" w:cs="Calibri"/>
              </w:rPr>
              <w:t>Definição</w:t>
            </w:r>
          </w:p>
        </w:tc>
      </w:tr>
      <w:tr w:rsidR="00B8425E" w:rsidTr="00C208C6" w14:paraId="1ADAD038" w14:textId="77777777">
        <w:trPr>
          <w:jc w:val="center"/>
        </w:trPr>
        <w:tc>
          <w:tcPr>
            <w:tcW w:w="2263" w:type="dxa"/>
          </w:tcPr>
          <w:p w:rsidR="00B8425E" w:rsidP="001C2B7B" w:rsidRDefault="00B8425E" w14:paraId="02171E6F" w14:textId="77777777">
            <w:pPr>
              <w:rPr>
                <w:rFonts w:ascii="Calibri" w:hAnsi="Calibri" w:eastAsia="Calibri" w:cs="Calibri"/>
              </w:rPr>
            </w:pPr>
            <w:r w:rsidRPr="40D2249E">
              <w:rPr>
                <w:rFonts w:ascii="Calibri" w:hAnsi="Calibri" w:eastAsia="Calibri" w:cs="Calibri"/>
              </w:rPr>
              <w:t>id</w:t>
            </w:r>
          </w:p>
        </w:tc>
        <w:tc>
          <w:tcPr>
            <w:tcW w:w="2127" w:type="dxa"/>
          </w:tcPr>
          <w:p w:rsidR="00B8425E" w:rsidP="001C2B7B" w:rsidRDefault="00B8425E" w14:paraId="4BF74730" w14:textId="77777777">
            <w:pPr>
              <w:rPr>
                <w:rFonts w:ascii="Calibri" w:hAnsi="Calibri" w:eastAsia="Calibri" w:cs="Calibri"/>
              </w:rPr>
            </w:pPr>
            <w:r w:rsidRPr="40D2249E">
              <w:rPr>
                <w:rFonts w:ascii="Calibri" w:hAnsi="Calibri" w:eastAsia="Calibri" w:cs="Calibri"/>
              </w:rPr>
              <w:t>long</w:t>
            </w:r>
          </w:p>
        </w:tc>
        <w:tc>
          <w:tcPr>
            <w:tcW w:w="4669" w:type="dxa"/>
          </w:tcPr>
          <w:p w:rsidR="00B8425E" w:rsidP="001C2B7B" w:rsidRDefault="00B8425E" w14:paraId="6872E57D" w14:textId="77777777">
            <w:pPr>
              <w:rPr>
                <w:rFonts w:ascii="Calibri" w:hAnsi="Calibri" w:eastAsia="Calibri" w:cs="Calibri"/>
              </w:rPr>
            </w:pPr>
            <w:r w:rsidRPr="40D2249E">
              <w:rPr>
                <w:rFonts w:ascii="Calibri" w:hAnsi="Calibri" w:eastAsia="Calibri" w:cs="Calibri"/>
              </w:rPr>
              <w:t>Identificador único do registro no sistema</w:t>
            </w:r>
          </w:p>
        </w:tc>
      </w:tr>
      <w:tr w:rsidR="00B8425E" w:rsidTr="00C208C6" w14:paraId="6C43CD06" w14:textId="77777777">
        <w:trPr>
          <w:jc w:val="center"/>
        </w:trPr>
        <w:tc>
          <w:tcPr>
            <w:tcW w:w="2263" w:type="dxa"/>
          </w:tcPr>
          <w:p w:rsidR="00B8425E" w:rsidP="001C2B7B" w:rsidRDefault="00024440" w14:paraId="5772A5B8" w14:textId="7BA23590">
            <w:pPr>
              <w:rPr>
                <w:rFonts w:ascii="Calibri" w:hAnsi="Calibri" w:eastAsia="Calibri" w:cs="Calibri"/>
              </w:rPr>
            </w:pPr>
            <w:r>
              <w:rPr>
                <w:rFonts w:ascii="Calibri" w:hAnsi="Calibri" w:eastAsia="Calibri" w:cs="Calibri"/>
              </w:rPr>
              <w:t>matriz</w:t>
            </w:r>
          </w:p>
        </w:tc>
        <w:tc>
          <w:tcPr>
            <w:tcW w:w="2127" w:type="dxa"/>
          </w:tcPr>
          <w:p w:rsidR="00B8425E" w:rsidP="001C2B7B" w:rsidRDefault="00024440" w14:paraId="644C7895" w14:textId="29BAF657">
            <w:pPr>
              <w:rPr>
                <w:rFonts w:ascii="Calibri" w:hAnsi="Calibri" w:eastAsia="Calibri" w:cs="Calibri"/>
              </w:rPr>
            </w:pPr>
            <w:r>
              <w:rPr>
                <w:rFonts w:ascii="Calibri" w:hAnsi="Calibri" w:eastAsia="Calibri" w:cs="Calibri"/>
              </w:rPr>
              <w:t>MatrizGeradora</w:t>
            </w:r>
          </w:p>
        </w:tc>
        <w:tc>
          <w:tcPr>
            <w:tcW w:w="4669" w:type="dxa"/>
          </w:tcPr>
          <w:p w:rsidR="00B8425E" w:rsidP="001C2B7B" w:rsidRDefault="00C208C6" w14:paraId="64BAC5D1" w14:textId="410DA1CA">
            <w:pPr>
              <w:rPr>
                <w:rFonts w:ascii="Calibri" w:hAnsi="Calibri" w:eastAsia="Calibri" w:cs="Calibri"/>
              </w:rPr>
            </w:pPr>
            <w:r>
              <w:rPr>
                <w:rFonts w:ascii="Calibri" w:hAnsi="Calibri" w:eastAsia="Calibri" w:cs="Calibri"/>
              </w:rPr>
              <w:t>Matriz geradora responsável pela produção de energia</w:t>
            </w:r>
          </w:p>
        </w:tc>
      </w:tr>
      <w:tr w:rsidR="00024440" w:rsidTr="00C208C6" w14:paraId="32792BEC" w14:textId="77777777">
        <w:trPr>
          <w:jc w:val="center"/>
        </w:trPr>
        <w:tc>
          <w:tcPr>
            <w:tcW w:w="2263" w:type="dxa"/>
          </w:tcPr>
          <w:p w:rsidR="00024440" w:rsidP="001C2B7B" w:rsidRDefault="00024440" w14:paraId="13F9953F" w14:textId="4984084C">
            <w:pPr>
              <w:rPr>
                <w:rFonts w:ascii="Calibri" w:hAnsi="Calibri" w:eastAsia="Calibri" w:cs="Calibri"/>
              </w:rPr>
            </w:pPr>
            <w:r>
              <w:rPr>
                <w:rFonts w:ascii="Calibri" w:hAnsi="Calibri" w:eastAsia="Calibri" w:cs="Calibri"/>
              </w:rPr>
              <w:t>período_inicio</w:t>
            </w:r>
          </w:p>
        </w:tc>
        <w:tc>
          <w:tcPr>
            <w:tcW w:w="2127" w:type="dxa"/>
          </w:tcPr>
          <w:p w:rsidR="00024440" w:rsidP="001C2B7B" w:rsidRDefault="00C208C6" w14:paraId="68DF3D1E" w14:textId="083F6D00">
            <w:pPr>
              <w:rPr>
                <w:rFonts w:ascii="Calibri" w:hAnsi="Calibri" w:eastAsia="Calibri" w:cs="Calibri"/>
              </w:rPr>
            </w:pPr>
            <w:r>
              <w:rPr>
                <w:rFonts w:ascii="Calibri" w:hAnsi="Calibri" w:eastAsia="Calibri" w:cs="Calibri"/>
              </w:rPr>
              <w:t>datetime</w:t>
            </w:r>
          </w:p>
        </w:tc>
        <w:tc>
          <w:tcPr>
            <w:tcW w:w="4669" w:type="dxa"/>
          </w:tcPr>
          <w:p w:rsidRPr="40D2249E" w:rsidR="00024440" w:rsidP="001C2B7B" w:rsidRDefault="00C208C6" w14:paraId="5738A0AF" w14:textId="5096741E">
            <w:pPr>
              <w:rPr>
                <w:rFonts w:ascii="Calibri" w:hAnsi="Calibri" w:eastAsia="Calibri" w:cs="Calibri"/>
              </w:rPr>
            </w:pPr>
            <w:r>
              <w:rPr>
                <w:rFonts w:ascii="Calibri" w:hAnsi="Calibri" w:eastAsia="Calibri" w:cs="Calibri"/>
              </w:rPr>
              <w:t>Data inicial da contagem de energia</w:t>
            </w:r>
            <w:r w:rsidR="00804B83">
              <w:rPr>
                <w:rFonts w:ascii="Calibri" w:hAnsi="Calibri" w:eastAsia="Calibri" w:cs="Calibri"/>
              </w:rPr>
              <w:t xml:space="preserve"> produzida</w:t>
            </w:r>
          </w:p>
        </w:tc>
      </w:tr>
      <w:tr w:rsidR="00024440" w:rsidTr="00C208C6" w14:paraId="1465AD36" w14:textId="77777777">
        <w:trPr>
          <w:jc w:val="center"/>
        </w:trPr>
        <w:tc>
          <w:tcPr>
            <w:tcW w:w="2263" w:type="dxa"/>
          </w:tcPr>
          <w:p w:rsidR="00024440" w:rsidP="001C2B7B" w:rsidRDefault="00024440" w14:paraId="6D96C81C" w14:textId="2E2B29EB">
            <w:pPr>
              <w:rPr>
                <w:rFonts w:ascii="Calibri" w:hAnsi="Calibri" w:eastAsia="Calibri" w:cs="Calibri"/>
              </w:rPr>
            </w:pPr>
            <w:r>
              <w:rPr>
                <w:rFonts w:ascii="Calibri" w:hAnsi="Calibri" w:eastAsia="Calibri" w:cs="Calibri"/>
              </w:rPr>
              <w:t>período_fim</w:t>
            </w:r>
          </w:p>
        </w:tc>
        <w:tc>
          <w:tcPr>
            <w:tcW w:w="2127" w:type="dxa"/>
          </w:tcPr>
          <w:p w:rsidR="00024440" w:rsidP="001C2B7B" w:rsidRDefault="00C208C6" w14:paraId="4C87D009" w14:textId="79F94AA0">
            <w:pPr>
              <w:rPr>
                <w:rFonts w:ascii="Calibri" w:hAnsi="Calibri" w:eastAsia="Calibri" w:cs="Calibri"/>
              </w:rPr>
            </w:pPr>
            <w:r>
              <w:rPr>
                <w:rFonts w:ascii="Calibri" w:hAnsi="Calibri" w:eastAsia="Calibri" w:cs="Calibri"/>
              </w:rPr>
              <w:t>datetime</w:t>
            </w:r>
          </w:p>
        </w:tc>
        <w:tc>
          <w:tcPr>
            <w:tcW w:w="4669" w:type="dxa"/>
          </w:tcPr>
          <w:p w:rsidRPr="40D2249E" w:rsidR="00024440" w:rsidP="001C2B7B" w:rsidRDefault="00804B83" w14:paraId="1144B879" w14:textId="2F68D8BA">
            <w:pPr>
              <w:rPr>
                <w:rFonts w:ascii="Calibri" w:hAnsi="Calibri" w:eastAsia="Calibri" w:cs="Calibri"/>
              </w:rPr>
            </w:pPr>
            <w:r>
              <w:rPr>
                <w:rFonts w:ascii="Calibri" w:hAnsi="Calibri" w:eastAsia="Calibri" w:cs="Calibri"/>
              </w:rPr>
              <w:t>Data final da contagem de energia produzida</w:t>
            </w:r>
          </w:p>
        </w:tc>
      </w:tr>
      <w:tr w:rsidR="00024440" w:rsidTr="00C208C6" w14:paraId="699C0936" w14:textId="77777777">
        <w:trPr>
          <w:jc w:val="center"/>
        </w:trPr>
        <w:tc>
          <w:tcPr>
            <w:tcW w:w="2263" w:type="dxa"/>
          </w:tcPr>
          <w:p w:rsidR="00024440" w:rsidP="001C2B7B" w:rsidRDefault="00024440" w14:paraId="1BB2AD63" w14:textId="559CA1EC">
            <w:pPr>
              <w:rPr>
                <w:rFonts w:ascii="Calibri" w:hAnsi="Calibri" w:eastAsia="Calibri" w:cs="Calibri"/>
              </w:rPr>
            </w:pPr>
            <w:r>
              <w:rPr>
                <w:rFonts w:ascii="Calibri" w:hAnsi="Calibri" w:eastAsia="Calibri" w:cs="Calibri"/>
              </w:rPr>
              <w:t>energia_produzida</w:t>
            </w:r>
          </w:p>
        </w:tc>
        <w:tc>
          <w:tcPr>
            <w:tcW w:w="2127" w:type="dxa"/>
          </w:tcPr>
          <w:p w:rsidR="00024440" w:rsidP="001C2B7B" w:rsidRDefault="00C208C6" w14:paraId="30B26E5B" w14:textId="2EAC8241">
            <w:pPr>
              <w:rPr>
                <w:rFonts w:ascii="Calibri" w:hAnsi="Calibri" w:eastAsia="Calibri" w:cs="Calibri"/>
              </w:rPr>
            </w:pPr>
            <w:r>
              <w:rPr>
                <w:rFonts w:ascii="Calibri" w:hAnsi="Calibri" w:eastAsia="Calibri" w:cs="Calibri"/>
              </w:rPr>
              <w:t>float</w:t>
            </w:r>
          </w:p>
        </w:tc>
        <w:tc>
          <w:tcPr>
            <w:tcW w:w="4669" w:type="dxa"/>
          </w:tcPr>
          <w:p w:rsidRPr="40D2249E" w:rsidR="00024440" w:rsidP="001C2B7B" w:rsidRDefault="00804B83" w14:paraId="48406629" w14:textId="240CBF7B">
            <w:pPr>
              <w:rPr>
                <w:rFonts w:ascii="Calibri" w:hAnsi="Calibri" w:eastAsia="Calibri" w:cs="Calibri"/>
              </w:rPr>
            </w:pPr>
            <w:r>
              <w:rPr>
                <w:rFonts w:ascii="Calibri" w:hAnsi="Calibri" w:eastAsia="Calibri" w:cs="Calibri"/>
              </w:rPr>
              <w:t>Quantidade de energia produzida (em MW)</w:t>
            </w:r>
          </w:p>
        </w:tc>
      </w:tr>
      <w:tr w:rsidR="00024440" w:rsidTr="00C208C6" w14:paraId="301C33AC" w14:textId="77777777">
        <w:trPr>
          <w:jc w:val="center"/>
        </w:trPr>
        <w:tc>
          <w:tcPr>
            <w:tcW w:w="2263" w:type="dxa"/>
          </w:tcPr>
          <w:p w:rsidR="00024440" w:rsidP="001C2B7B" w:rsidRDefault="00024440" w14:paraId="69A2EC92" w14:textId="757BCF40">
            <w:pPr>
              <w:rPr>
                <w:rFonts w:ascii="Calibri" w:hAnsi="Calibri" w:eastAsia="Calibri" w:cs="Calibri"/>
              </w:rPr>
            </w:pPr>
            <w:r>
              <w:rPr>
                <w:rFonts w:ascii="Calibri" w:hAnsi="Calibri" w:eastAsia="Calibri" w:cs="Calibri"/>
              </w:rPr>
              <w:t>unidade_federativa</w:t>
            </w:r>
          </w:p>
        </w:tc>
        <w:tc>
          <w:tcPr>
            <w:tcW w:w="2127" w:type="dxa"/>
          </w:tcPr>
          <w:p w:rsidR="00024440" w:rsidP="001C2B7B" w:rsidRDefault="00C208C6" w14:paraId="2A5A8AA9" w14:textId="1F7BA9D1">
            <w:pPr>
              <w:rPr>
                <w:rFonts w:ascii="Calibri" w:hAnsi="Calibri" w:eastAsia="Calibri" w:cs="Calibri"/>
              </w:rPr>
            </w:pPr>
            <w:r>
              <w:rPr>
                <w:rFonts w:ascii="Calibri" w:hAnsi="Calibri" w:eastAsia="Calibri" w:cs="Calibri"/>
              </w:rPr>
              <w:t>UnidadeFederativa</w:t>
            </w:r>
          </w:p>
        </w:tc>
        <w:tc>
          <w:tcPr>
            <w:tcW w:w="4669" w:type="dxa"/>
          </w:tcPr>
          <w:p w:rsidRPr="40D2249E" w:rsidR="00024440" w:rsidP="001C2B7B" w:rsidRDefault="00804B83" w14:paraId="6E864544" w14:textId="462BA6D6">
            <w:pPr>
              <w:rPr>
                <w:rFonts w:ascii="Calibri" w:hAnsi="Calibri" w:eastAsia="Calibri" w:cs="Calibri"/>
              </w:rPr>
            </w:pPr>
            <w:r>
              <w:rPr>
                <w:rFonts w:ascii="Calibri" w:hAnsi="Calibri" w:eastAsia="Calibri" w:cs="Calibri"/>
              </w:rPr>
              <w:t>Estado da federação em que a energia foi produzida.</w:t>
            </w:r>
          </w:p>
        </w:tc>
      </w:tr>
    </w:tbl>
    <w:p w:rsidR="00B8425E" w:rsidP="00B8425E" w:rsidRDefault="00B8425E" w14:paraId="68AAAF63" w14:textId="77777777"/>
    <w:p w:rsidR="40D2249E" w:rsidP="40D2249E" w:rsidRDefault="00804B83" w14:paraId="34ED7BBC" w14:textId="28733A84">
      <w:pPr>
        <w:rPr>
          <w:rFonts w:ascii="Calibri" w:hAnsi="Calibri" w:eastAsia="Calibri" w:cs="Calibri"/>
        </w:rPr>
      </w:pPr>
      <w:r>
        <w:rPr>
          <w:rFonts w:ascii="Calibri" w:hAnsi="Calibri" w:eastAsia="Calibri" w:cs="Calibri"/>
        </w:rPr>
        <w:t>OBS: para matrizes geradoras presentes em diversos estados, é bom colocar qual a unidade da federação em que a energia foi produzida.</w:t>
      </w:r>
    </w:p>
    <w:p w:rsidR="00804B83" w:rsidP="40D2249E" w:rsidRDefault="00804B83" w14:paraId="68A69B6B" w14:textId="77777777">
      <w:pPr>
        <w:rPr>
          <w:rFonts w:ascii="Calibri" w:hAnsi="Calibri" w:eastAsia="Calibri" w:cs="Calibri"/>
        </w:rPr>
      </w:pPr>
    </w:p>
    <w:p w:rsidR="00034B6A" w:rsidP="40D2249E" w:rsidRDefault="00034B6A" w14:paraId="4D675736" w14:textId="77777777">
      <w:pPr>
        <w:rPr>
          <w:rFonts w:ascii="Calibri" w:hAnsi="Calibri" w:eastAsia="Calibri" w:cs="Calibri"/>
        </w:rPr>
      </w:pPr>
    </w:p>
    <w:p w:rsidR="00034B6A" w:rsidP="40D2249E" w:rsidRDefault="00034B6A" w14:paraId="0862703B" w14:textId="77777777">
      <w:pPr>
        <w:rPr>
          <w:rFonts w:ascii="Calibri" w:hAnsi="Calibri" w:eastAsia="Calibri" w:cs="Calibri"/>
        </w:rPr>
      </w:pPr>
    </w:p>
    <w:p w:rsidR="00034B6A" w:rsidP="40D2249E" w:rsidRDefault="00034B6A" w14:paraId="76BDCB36" w14:textId="77777777">
      <w:pPr>
        <w:rPr>
          <w:rFonts w:ascii="Calibri" w:hAnsi="Calibri" w:eastAsia="Calibri" w:cs="Calibri"/>
        </w:rPr>
      </w:pPr>
    </w:p>
    <w:p w:rsidR="00034B6A" w:rsidP="40D2249E" w:rsidRDefault="00034B6A" w14:paraId="5EBEEF17" w14:textId="77777777">
      <w:pPr>
        <w:rPr>
          <w:rFonts w:ascii="Calibri" w:hAnsi="Calibri" w:eastAsia="Calibri" w:cs="Calibri"/>
        </w:rPr>
      </w:pPr>
    </w:p>
    <w:p w:rsidR="00034B6A" w:rsidP="40D2249E" w:rsidRDefault="00034B6A" w14:paraId="0A284A5C" w14:textId="77777777">
      <w:pPr>
        <w:rPr>
          <w:rFonts w:ascii="Calibri" w:hAnsi="Calibri" w:eastAsia="Calibri" w:cs="Calibri"/>
        </w:rPr>
      </w:pPr>
    </w:p>
    <w:p w:rsidR="00034B6A" w:rsidP="40D2249E" w:rsidRDefault="00034B6A" w14:paraId="5293F70B" w14:textId="77777777">
      <w:pPr>
        <w:rPr>
          <w:rFonts w:ascii="Calibri" w:hAnsi="Calibri" w:eastAsia="Calibri" w:cs="Calibri"/>
        </w:rPr>
      </w:pPr>
    </w:p>
    <w:p w:rsidR="00034B6A" w:rsidP="40D2249E" w:rsidRDefault="00034B6A" w14:paraId="72405C02" w14:textId="77777777">
      <w:pPr>
        <w:rPr>
          <w:rFonts w:ascii="Calibri" w:hAnsi="Calibri" w:eastAsia="Calibri" w:cs="Calibri"/>
        </w:rPr>
      </w:pPr>
    </w:p>
    <w:p w:rsidR="00034B6A" w:rsidP="40D2249E" w:rsidRDefault="00034B6A" w14:paraId="41B09797" w14:textId="77777777">
      <w:pPr>
        <w:rPr>
          <w:rFonts w:ascii="Calibri" w:hAnsi="Calibri" w:eastAsia="Calibri" w:cs="Calibri"/>
        </w:rPr>
      </w:pPr>
    </w:p>
    <w:p w:rsidR="00034B6A" w:rsidP="40D2249E" w:rsidRDefault="00034B6A" w14:paraId="556E14AC" w14:textId="77777777">
      <w:pPr>
        <w:rPr>
          <w:rFonts w:ascii="Calibri" w:hAnsi="Calibri" w:eastAsia="Calibri" w:cs="Calibri"/>
        </w:rPr>
      </w:pPr>
    </w:p>
    <w:p w:rsidR="00034B6A" w:rsidP="40D2249E" w:rsidRDefault="00034B6A" w14:paraId="7C2C469E" w14:textId="77777777">
      <w:pPr>
        <w:rPr>
          <w:rFonts w:ascii="Calibri" w:hAnsi="Calibri" w:eastAsia="Calibri" w:cs="Calibri"/>
        </w:rPr>
      </w:pPr>
    </w:p>
    <w:p w:rsidR="00034B6A" w:rsidP="40D2249E" w:rsidRDefault="00034B6A" w14:paraId="5053C32D" w14:textId="77777777">
      <w:pPr>
        <w:rPr>
          <w:rFonts w:ascii="Calibri" w:hAnsi="Calibri" w:eastAsia="Calibri" w:cs="Calibri"/>
        </w:rPr>
      </w:pPr>
    </w:p>
    <w:p w:rsidR="00034B6A" w:rsidP="40D2249E" w:rsidRDefault="00034B6A" w14:paraId="40A568CA" w14:textId="77777777">
      <w:pPr>
        <w:rPr>
          <w:rFonts w:ascii="Calibri" w:hAnsi="Calibri" w:eastAsia="Calibri" w:cs="Calibri"/>
        </w:rPr>
      </w:pPr>
    </w:p>
    <w:p w:rsidR="00034B6A" w:rsidP="40D2249E" w:rsidRDefault="00034B6A" w14:paraId="57902C6C" w14:textId="77777777">
      <w:pPr>
        <w:rPr>
          <w:rFonts w:ascii="Calibri" w:hAnsi="Calibri" w:eastAsia="Calibri" w:cs="Calibri"/>
        </w:rPr>
      </w:pPr>
    </w:p>
    <w:p w:rsidR="00034B6A" w:rsidP="40D2249E" w:rsidRDefault="00034B6A" w14:paraId="49A60FCE" w14:textId="77777777">
      <w:pPr>
        <w:rPr>
          <w:rFonts w:ascii="Calibri" w:hAnsi="Calibri" w:eastAsia="Calibri" w:cs="Calibri"/>
        </w:rPr>
      </w:pPr>
    </w:p>
    <w:p w:rsidR="40D2249E" w:rsidP="40D2249E" w:rsidRDefault="40D2249E" w14:paraId="0E9255DB" w14:textId="3510A07F">
      <w:pPr>
        <w:rPr>
          <w:rFonts w:ascii="Calibri" w:hAnsi="Calibri" w:eastAsia="Calibri" w:cs="Calibri"/>
          <w:color w:val="0070C0"/>
          <w:sz w:val="26"/>
          <w:szCs w:val="26"/>
          <w:u w:val="single"/>
        </w:rPr>
      </w:pPr>
      <w:r w:rsidRPr="40D2249E">
        <w:rPr>
          <w:rFonts w:ascii="Calibri" w:hAnsi="Calibri" w:eastAsia="Calibri" w:cs="Calibri"/>
          <w:color w:val="0070C0"/>
          <w:sz w:val="26"/>
          <w:szCs w:val="26"/>
          <w:u w:val="single"/>
        </w:rPr>
        <w:t>Diagrama de Atividades</w:t>
      </w:r>
    </w:p>
    <w:p w:rsidR="40D2249E" w:rsidP="40D2249E" w:rsidRDefault="40D2249E" w14:paraId="2355A22C" w14:textId="2DB0EF80">
      <w:pPr>
        <w:rPr>
          <w:rFonts w:ascii="Calibri" w:hAnsi="Calibri" w:eastAsia="Calibri" w:cs="Calibri"/>
          <w:color w:val="0070C0"/>
          <w:sz w:val="26"/>
          <w:szCs w:val="26"/>
          <w:u w:val="single"/>
        </w:rPr>
      </w:pPr>
    </w:p>
    <w:p w:rsidR="40D2249E" w:rsidP="40D2249E" w:rsidRDefault="40D2249E" w14:paraId="4E1F52D1" w14:textId="28417CFC">
      <w:commentRangeStart w:id="21"/>
      <w:r>
        <w:rPr>
          <w:noProof/>
          <w:color w:val="2B579A"/>
          <w:shd w:val="clear" w:color="auto" w:fill="E6E6E6"/>
        </w:rPr>
        <w:drawing>
          <wp:inline distT="0" distB="0" distL="0" distR="0" wp14:anchorId="11671DAA" wp14:editId="00BF378D">
            <wp:extent cx="5399286" cy="7042546"/>
            <wp:effectExtent l="0" t="0" r="0" b="0"/>
            <wp:docPr id="1815866498" name="Imagem 181586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286" cy="7042546"/>
                    </a:xfrm>
                    <a:prstGeom prst="rect">
                      <a:avLst/>
                    </a:prstGeom>
                  </pic:spPr>
                </pic:pic>
              </a:graphicData>
            </a:graphic>
          </wp:inline>
        </w:drawing>
      </w:r>
      <w:commentRangeEnd w:id="21"/>
      <w:r>
        <w:rPr>
          <w:rStyle w:val="CommentReference"/>
        </w:rPr>
        <w:commentReference w:id="21"/>
      </w:r>
    </w:p>
    <w:p w:rsidR="40D2249E" w:rsidP="40D2249E" w:rsidRDefault="40D2249E" w14:paraId="1EE5DD94" w14:textId="454C9D13">
      <w:pPr>
        <w:rPr>
          <w:rFonts w:eastAsiaTheme="minorEastAsia"/>
        </w:rPr>
      </w:pPr>
    </w:p>
    <w:p w:rsidR="00D7388D" w:rsidP="40D2249E" w:rsidRDefault="00D7388D" w14:paraId="29CEB408" w14:textId="77777777">
      <w:pPr>
        <w:rPr>
          <w:rFonts w:eastAsiaTheme="minorEastAsia"/>
        </w:rPr>
      </w:pPr>
    </w:p>
    <w:p w:rsidR="00D7388D" w:rsidP="40D2249E" w:rsidRDefault="00D7388D" w14:paraId="3B0251B0" w14:textId="77777777">
      <w:pPr>
        <w:rPr>
          <w:rFonts w:eastAsiaTheme="minorEastAsia"/>
        </w:rPr>
      </w:pPr>
    </w:p>
    <w:p w:rsidR="00D7388D" w:rsidP="40D2249E" w:rsidRDefault="00D7388D" w14:paraId="40F29AD5" w14:textId="77777777">
      <w:pPr>
        <w:rPr>
          <w:rFonts w:eastAsiaTheme="minorEastAsia"/>
        </w:rPr>
      </w:pPr>
    </w:p>
    <w:p w:rsidR="00D7388D" w:rsidP="40D2249E" w:rsidRDefault="00D7388D" w14:paraId="1F61F56A" w14:textId="77777777">
      <w:pPr>
        <w:rPr>
          <w:rFonts w:eastAsiaTheme="minorEastAsia"/>
        </w:rPr>
      </w:pPr>
    </w:p>
    <w:p w:rsidR="00D7388D" w:rsidP="40D2249E" w:rsidRDefault="00D7388D" w14:paraId="772BE8CC" w14:textId="77777777">
      <w:pPr>
        <w:rPr>
          <w:rFonts w:eastAsiaTheme="minorEastAsia"/>
        </w:rPr>
      </w:pPr>
    </w:p>
    <w:p w:rsidR="00D7388D" w:rsidP="40D2249E" w:rsidRDefault="00D7388D" w14:paraId="03EFD11C" w14:textId="77777777">
      <w:pPr>
        <w:rPr>
          <w:rFonts w:eastAsiaTheme="minorEastAsia"/>
        </w:rPr>
      </w:pPr>
    </w:p>
    <w:p w:rsidR="00D7388D" w:rsidP="40D2249E" w:rsidRDefault="00D7388D" w14:paraId="042CEF82" w14:textId="77777777">
      <w:pPr>
        <w:rPr>
          <w:rFonts w:eastAsiaTheme="minorEastAsia"/>
        </w:rPr>
      </w:pPr>
    </w:p>
    <w:p w:rsidR="40D2249E" w:rsidP="40D2249E" w:rsidRDefault="40D2249E" w14:paraId="123ED4F8" w14:textId="7F8EDEFF">
      <w:pPr>
        <w:rPr>
          <w:rFonts w:ascii="Calibri" w:hAnsi="Calibri" w:eastAsia="Calibri" w:cs="Calibri"/>
          <w:color w:val="0070C0"/>
          <w:sz w:val="26"/>
          <w:szCs w:val="26"/>
          <w:u w:val="single"/>
        </w:rPr>
      </w:pPr>
      <w:r w:rsidRPr="40D2249E">
        <w:rPr>
          <w:rFonts w:ascii="Calibri" w:hAnsi="Calibri" w:eastAsia="Calibri" w:cs="Calibri"/>
          <w:color w:val="0070C0"/>
          <w:sz w:val="26"/>
          <w:szCs w:val="26"/>
          <w:u w:val="single"/>
        </w:rPr>
        <w:t>Diagrama de Infraestrutura</w:t>
      </w:r>
    </w:p>
    <w:p w:rsidR="40D2249E" w:rsidP="40D2249E" w:rsidRDefault="40D2249E" w14:paraId="2ACD351F" w14:textId="21F396DB">
      <w:pPr>
        <w:rPr>
          <w:rFonts w:ascii="Calibri" w:hAnsi="Calibri" w:eastAsia="Calibri" w:cs="Calibri"/>
          <w:color w:val="0070C0"/>
          <w:sz w:val="26"/>
          <w:szCs w:val="26"/>
          <w:u w:val="single"/>
        </w:rPr>
      </w:pPr>
    </w:p>
    <w:p w:rsidR="40D2249E" w:rsidP="40D2249E" w:rsidRDefault="40D2249E" w14:paraId="042326AA" w14:textId="4DAE415E">
      <w:commentRangeStart w:id="22"/>
      <w:r>
        <w:rPr>
          <w:noProof/>
          <w:color w:val="2B579A"/>
          <w:shd w:val="clear" w:color="auto" w:fill="E6E6E6"/>
        </w:rPr>
        <w:drawing>
          <wp:inline distT="0" distB="0" distL="0" distR="0" wp14:anchorId="57A7B4C4" wp14:editId="651B8063">
            <wp:extent cx="5697140" cy="4023606"/>
            <wp:effectExtent l="0" t="0" r="0" b="0"/>
            <wp:docPr id="448230500" name="Imagem 44823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97140" cy="4023606"/>
                    </a:xfrm>
                    <a:prstGeom prst="rect">
                      <a:avLst/>
                    </a:prstGeom>
                  </pic:spPr>
                </pic:pic>
              </a:graphicData>
            </a:graphic>
          </wp:inline>
        </w:drawing>
      </w:r>
      <w:commentRangeEnd w:id="22"/>
      <w:r>
        <w:rPr>
          <w:rStyle w:val="CommentReference"/>
        </w:rPr>
        <w:commentReference w:id="22"/>
      </w:r>
    </w:p>
    <w:p w:rsidR="00200616" w:rsidP="35C8A7CD" w:rsidRDefault="00200616" w14:paraId="45EE07AD" w14:textId="28B53114">
      <w:pPr>
        <w:ind w:left="720"/>
        <w:rPr>
          <w:rFonts w:ascii="Calibri" w:hAnsi="Calibri" w:eastAsia="Calibri" w:cs="Calibri"/>
        </w:rPr>
      </w:pPr>
    </w:p>
    <w:p w:rsidR="00200616" w:rsidP="35C8A7CD" w:rsidRDefault="00200616" w14:paraId="01135203" w14:textId="5EBBA5BF">
      <w:pPr>
        <w:rPr>
          <w:rFonts w:ascii="Calibri" w:hAnsi="Calibri" w:eastAsia="Calibri" w:cs="Calibri"/>
        </w:rPr>
      </w:pPr>
    </w:p>
    <w:p w:rsidR="0048233C" w:rsidP="0048233C" w:rsidRDefault="00FB4DBC" w14:paraId="67ADF3AE" w14:textId="01C79E05">
      <w:pPr>
        <w:rPr>
          <w:rFonts w:ascii="Calibri" w:hAnsi="Calibri" w:eastAsia="Calibri" w:cs="Calibri"/>
        </w:rPr>
      </w:pPr>
      <w:r>
        <w:rPr>
          <w:rFonts w:ascii="Calibri" w:hAnsi="Calibri" w:eastAsia="Calibri" w:cs="Calibri"/>
        </w:rPr>
        <w:tab/>
      </w:r>
      <w:r>
        <w:rPr>
          <w:rFonts w:ascii="Calibri" w:hAnsi="Calibri" w:eastAsia="Calibri" w:cs="Calibri"/>
        </w:rPr>
        <w:t>Analisando o esquema acima, podemos ver claramente as 4 camadas do padrão Layered Pattern</w:t>
      </w:r>
      <w:r w:rsidR="0048233C">
        <w:rPr>
          <w:rFonts w:ascii="Calibri" w:hAnsi="Calibri" w:eastAsia="Calibri" w:cs="Calibri"/>
        </w:rPr>
        <w:t>:</w:t>
      </w:r>
    </w:p>
    <w:p w:rsidR="0048233C" w:rsidP="0048233C" w:rsidRDefault="0048233C" w14:paraId="17A70A51" w14:textId="77777777">
      <w:pPr>
        <w:rPr>
          <w:rFonts w:ascii="Calibri" w:hAnsi="Calibri" w:eastAsia="Calibri" w:cs="Calibri"/>
        </w:rPr>
      </w:pPr>
    </w:p>
    <w:p w:rsidR="0048233C" w:rsidP="0048233C" w:rsidRDefault="0048233C" w14:paraId="7F569282" w14:textId="5174CD73">
      <w:pPr>
        <w:pStyle w:val="ListParagraph"/>
        <w:numPr>
          <w:ilvl w:val="0"/>
          <w:numId w:val="9"/>
        </w:numPr>
        <w:rPr>
          <w:rFonts w:ascii="Calibri" w:hAnsi="Calibri" w:eastAsia="Calibri" w:cs="Calibri"/>
        </w:rPr>
      </w:pPr>
      <w:r>
        <w:rPr>
          <w:rFonts w:ascii="Calibri" w:hAnsi="Calibri" w:eastAsia="Calibri" w:cs="Calibri"/>
        </w:rPr>
        <w:t>Presentation Layer: Tableau</w:t>
      </w:r>
    </w:p>
    <w:p w:rsidR="0048233C" w:rsidP="0048233C" w:rsidRDefault="0048233C" w14:paraId="0EB9DB06" w14:textId="597AD279">
      <w:pPr>
        <w:pStyle w:val="ListParagraph"/>
        <w:numPr>
          <w:ilvl w:val="0"/>
          <w:numId w:val="9"/>
        </w:numPr>
        <w:rPr>
          <w:rFonts w:ascii="Calibri" w:hAnsi="Calibri" w:eastAsia="Calibri" w:cs="Calibri"/>
          <w:lang w:val="en-US"/>
        </w:rPr>
      </w:pPr>
      <w:r w:rsidRPr="0048233C">
        <w:rPr>
          <w:rFonts w:ascii="Calibri" w:hAnsi="Calibri" w:eastAsia="Calibri" w:cs="Calibri"/>
          <w:lang w:val="en-US"/>
        </w:rPr>
        <w:t>Business Layer: “Script Análise” e “Script Extração”</w:t>
      </w:r>
    </w:p>
    <w:p w:rsidR="0048233C" w:rsidP="0048233C" w:rsidRDefault="0048233C" w14:paraId="2FA5410D" w14:textId="70C635BB">
      <w:pPr>
        <w:pStyle w:val="ListParagraph"/>
        <w:numPr>
          <w:ilvl w:val="0"/>
          <w:numId w:val="9"/>
        </w:numPr>
        <w:rPr>
          <w:rFonts w:ascii="Calibri" w:hAnsi="Calibri" w:eastAsia="Calibri" w:cs="Calibri"/>
          <w:lang w:val="en-US"/>
        </w:rPr>
      </w:pPr>
      <w:r>
        <w:rPr>
          <w:rFonts w:ascii="Calibri" w:hAnsi="Calibri" w:eastAsia="Calibri" w:cs="Calibri"/>
          <w:lang w:val="en-US"/>
        </w:rPr>
        <w:t>Persistence Layer: incluso em “Script Análise” e “Script Extração”</w:t>
      </w:r>
    </w:p>
    <w:p w:rsidRPr="0048233C" w:rsidR="0048233C" w:rsidP="0048233C" w:rsidRDefault="0048233C" w14:paraId="7B787D37" w14:textId="67B98C80">
      <w:pPr>
        <w:pStyle w:val="ListParagraph"/>
        <w:numPr>
          <w:ilvl w:val="0"/>
          <w:numId w:val="9"/>
        </w:numPr>
        <w:rPr>
          <w:rFonts w:ascii="Calibri" w:hAnsi="Calibri" w:eastAsia="Calibri" w:cs="Calibri"/>
          <w:lang w:val="en-US"/>
        </w:rPr>
      </w:pPr>
      <w:r>
        <w:rPr>
          <w:rFonts w:ascii="Calibri" w:hAnsi="Calibri" w:eastAsia="Calibri" w:cs="Calibri"/>
          <w:lang w:val="en-US"/>
        </w:rPr>
        <w:t>Database Layer: presente em “MySQL”</w:t>
      </w:r>
    </w:p>
    <w:sectPr w:rsidRPr="0048233C" w:rsidR="0048233C">
      <w:pgSz w:w="11906" w:h="16838"/>
      <w:pgMar w:top="1701" w:right="1134"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L" w:author="Anselmo Berriel De Lira" w:date="2022-04-19T21:39:00Z" w:id="0">
    <w:p w:rsidR="40D2249E" w:rsidP="234E12F5" w:rsidRDefault="40D2249E" w14:paraId="42466E3F" w14:textId="491B8C65">
      <w:r w:rsidRPr="234E12F5">
        <w:rPr>
          <w:color w:val="2B579A"/>
        </w:rPr>
        <w:fldChar w:fldCharType="begin"/>
      </w:r>
      <w:r>
        <w:instrText xml:space="preserve"> HYPERLINK "mailto:1375496@sga.pucminas.br"</w:instrText>
      </w:r>
      <w:bookmarkStart w:name="_@_5EBD3FB5DD024D0A9E20C9B94A8D367CZ" w:id="3"/>
      <w:r w:rsidRPr="234E12F5">
        <w:fldChar w:fldCharType="separate"/>
      </w:r>
      <w:bookmarkEnd w:id="3"/>
      <w:r w:rsidRPr="234E12F5">
        <w:rPr>
          <w:noProof/>
        </w:rPr>
        <w:t>@Anderson Bolivar Nascimento</w:t>
      </w:r>
      <w:r w:rsidRPr="234E12F5">
        <w:fldChar w:fldCharType="end"/>
      </w:r>
      <w:r>
        <w:t xml:space="preserve"> A tipagem do python é dinâmica. Ver https://www.dio.me/articles/anotacao-de-tipos-em-python</w:t>
      </w:r>
      <w:r>
        <w:annotationRef/>
      </w:r>
    </w:p>
  </w:comment>
  <w:comment w:initials="AN" w:author="Anderson Bolivar Nascimento" w:date="2022-04-22T11:35:00Z" w:id="1">
    <w:p w:rsidR="234E12F5" w:rsidRDefault="234E12F5" w14:paraId="25E413AD" w14:textId="1172A87B">
      <w:r>
        <w:fldChar w:fldCharType="begin"/>
      </w:r>
      <w:r>
        <w:instrText xml:space="preserve"> HYPERLINK "mailto:1404553@sga.pucminas.br"</w:instrText>
      </w:r>
      <w:bookmarkStart w:name="_@_CF7A6963C860424498E28539575CE572Z" w:id="4"/>
      <w:r>
        <w:fldChar w:fldCharType="separate"/>
      </w:r>
      <w:bookmarkEnd w:id="4"/>
      <w:r w:rsidRPr="234E12F5">
        <w:rPr>
          <w:noProof/>
        </w:rPr>
        <w:t>@Anselmo Berriel De Lira</w:t>
      </w:r>
      <w:r>
        <w:fldChar w:fldCharType="end"/>
      </w:r>
      <w:r>
        <w:t xml:space="preserve"> não apague o que foi feito, e no texto que eu coloquei eu falei que era dinâmica.</w:t>
      </w:r>
      <w:r>
        <w:annotationRef/>
      </w:r>
    </w:p>
  </w:comment>
  <w:comment w:initials="AN" w:author="Anderson Bolivar Nascimento" w:date="2022-04-22T11:36:00Z" w:id="2">
    <w:p w:rsidR="234E12F5" w:rsidRDefault="234E12F5" w14:paraId="3FC943E1" w14:textId="5B9172AA">
      <w:r>
        <w:t>Voltei ao texto que tinha colocado, na hora de sugerir mudanças, apenas comente</w:t>
      </w:r>
      <w:r>
        <w:annotationRef/>
      </w:r>
    </w:p>
  </w:comment>
  <w:comment w:initials="AL" w:author="Anselmo Lira" w:date="2022-04-21T18:50:00Z" w:id="5">
    <w:p w:rsidR="003B58FA" w:rsidP="001C2B7B" w:rsidRDefault="003B58FA" w14:paraId="7227A945" w14:textId="77777777">
      <w:r>
        <w:rPr>
          <w:rStyle w:val="CommentReference"/>
        </w:rPr>
        <w:annotationRef/>
      </w:r>
      <w:r>
        <w:rPr>
          <w:rFonts w:asciiTheme="minorHAnsi" w:hAnsiTheme="minorHAnsi" w:eastAsiaTheme="minorHAnsi" w:cstheme="minorBidi"/>
          <w:sz w:val="20"/>
          <w:szCs w:val="20"/>
          <w:lang w:eastAsia="en-US"/>
        </w:rPr>
        <w:t xml:space="preserve">Este desenho obtive no MySQL Workbench a partir do banco criado com o script que coloquei na pasta no Teams e também está no GitHub. </w:t>
      </w:r>
    </w:p>
  </w:comment>
  <w:comment w:initials="AN" w:author="Anderson Bolivar Nascimento" w:date="2022-04-22T11:38:00Z" w:id="6">
    <w:p w:rsidR="0359A9CB" w:rsidRDefault="0359A9CB" w14:paraId="009446E5" w14:textId="6E31624A">
      <w:r>
        <w:t xml:space="preserve">Vamos ter que discutir melhor o dado de tempo, eu coloquei DATE pois não vamos levar em consideração hora. </w:t>
      </w:r>
      <w:r>
        <w:annotationRef/>
      </w:r>
    </w:p>
  </w:comment>
  <w:comment w:initials="AN" w:author="Anderson Bolivar Nascimento" w:date="2022-04-22T11:39:00Z" w:id="7">
    <w:p w:rsidR="0359A9CB" w:rsidRDefault="0359A9CB" w14:paraId="4BC67DB0" w14:textId="6AD66850">
      <w:r>
        <w:t>Vamos considerar tipo de consumidor? Não tinhamos tirado isso do foco do tema?</w:t>
      </w:r>
      <w:r>
        <w:annotationRef/>
      </w:r>
    </w:p>
  </w:comment>
  <w:comment w:initials="AL" w:author="Anselmo Lira" w:date="2022-04-21T17:40:00Z" w:id="10">
    <w:p w:rsidR="00881247" w:rsidP="001C2B7B" w:rsidRDefault="00881247" w14:paraId="3B8F0428" w14:textId="7695A3D7">
      <w:r>
        <w:rPr>
          <w:rStyle w:val="CommentReference"/>
        </w:rPr>
        <w:annotationRef/>
      </w:r>
      <w:r>
        <w:rPr>
          <w:rFonts w:asciiTheme="minorHAnsi" w:hAnsiTheme="minorHAnsi" w:eastAsiaTheme="minorHAnsi" w:cstheme="minorBidi"/>
          <w:sz w:val="20"/>
          <w:szCs w:val="20"/>
          <w:lang w:eastAsia="en-US"/>
        </w:rPr>
        <w:t>O projeto em si não terá camada de visualização com interação de usuário. É coisa de aplicação web ou mobile (onde se tem view mesmo, de fato). Quando não se tem View, alguns outros padrões se tornam mais convenientes, como o Pipe-filter Pattern (típico de processos de processamento de dados) e o Layered Pattern (onde a camada de presentation realmente se torna só mais uma camada que pode ser tirada ou não).</w:t>
      </w:r>
    </w:p>
    <w:p w:rsidR="00881247" w:rsidP="001C2B7B" w:rsidRDefault="00881247" w14:paraId="789F4446" w14:textId="77777777"/>
    <w:p w:rsidR="00881247" w:rsidP="001C2B7B" w:rsidRDefault="00881247" w14:paraId="110B3827" w14:textId="77777777">
      <w:r>
        <w:rPr>
          <w:rFonts w:asciiTheme="minorHAnsi" w:hAnsiTheme="minorHAnsi" w:eastAsiaTheme="minorHAnsi" w:cstheme="minorBidi"/>
          <w:sz w:val="20"/>
          <w:szCs w:val="20"/>
          <w:lang w:eastAsia="en-US"/>
        </w:rPr>
        <w:t>No nosso caso, não haverá o recebimento de solicitações de ninguém nem o usuário terá onde clicar. Serão apenas scripts python que irão executar quando chamados no terminal e gerarão os dados no banco pra podermos brncar no Tableau. Então, o Pipe-Filter Pattern é o que mais se aproxima da realidade, pois o trabalho de análise terá início e fim com a execução do script python e depois teremos só a montagem dos gráficos no Tableau em cima dos dados já limpos, arrumados e organizados.</w:t>
      </w:r>
    </w:p>
    <w:p w:rsidR="00881247" w:rsidP="001C2B7B" w:rsidRDefault="00881247" w14:paraId="7675FA6B" w14:textId="77777777"/>
  </w:comment>
  <w:comment w:initials="AN" w:author="Anderson Bolivar Nascimento" w:date="2022-04-22T11:41:00Z" w:id="8">
    <w:p w:rsidR="0359A9CB" w:rsidRDefault="0359A9CB" w14:paraId="1666DE6F" w14:textId="1F73C6B5">
      <w:r>
        <w:t>Eu discordo, teremos camada de visualização sim, será o código que vamos criar para levar os dados consolidados para alguma biblioteca de gráfico/tabela que vamos escolher. A gente discute isso com o professor.</w:t>
      </w:r>
      <w:r>
        <w:annotationRef/>
      </w:r>
    </w:p>
  </w:comment>
  <w:comment w:initials="BD" w:author="Bruno Devesa" w:date="2022-04-22T11:54:00Z" w:id="9">
    <w:p w:rsidR="001C2B7B" w:rsidP="001C2B7B" w:rsidRDefault="00C259FC" w14:paraId="56A6FC8D" w14:textId="77777777">
      <w:pPr>
        <w:pStyle w:val="CommentText"/>
      </w:pPr>
      <w:r>
        <w:rPr>
          <w:rStyle w:val="CommentReference"/>
        </w:rPr>
        <w:annotationRef/>
      </w:r>
      <w:r w:rsidR="001C2B7B">
        <w:t>@Anderson Como vamos utilizar o Tableau/Power BI, não precisaremos de utilizar bibliotecas de vizualização no python.</w:t>
      </w:r>
    </w:p>
  </w:comment>
  <w:comment w:initials="AL" w:author="Anselmo Lira" w:date="2022-04-21T17:41:00Z" w:id="11">
    <w:p w:rsidR="006B12F8" w:rsidP="001C2B7B" w:rsidRDefault="006B12F8" w14:paraId="39A27A9B" w14:textId="5F33802B">
      <w:r>
        <w:rPr>
          <w:rStyle w:val="CommentReference"/>
        </w:rPr>
        <w:annotationRef/>
      </w:r>
      <w:r>
        <w:rPr>
          <w:rFonts w:asciiTheme="minorHAnsi" w:hAnsiTheme="minorHAnsi" w:eastAsiaTheme="minorHAnsi" w:cstheme="minorBidi"/>
          <w:sz w:val="20"/>
          <w:szCs w:val="20"/>
          <w:lang w:eastAsia="en-US"/>
        </w:rPr>
        <w:t>O ETL é o que eu uso no meu trabalho. Já tive todo um trabalho de realizar cursos na Udemy sobre análise de dados e pesquisas pra documentar qual o melhor tipo de arquitetura, modelo de dados e etc a ser feito lá.</w:t>
      </w:r>
    </w:p>
  </w:comment>
  <w:comment w:initials="DG" w:author="Douglas Gonçalves Guglielmelli" w:date="2022-04-22T15:48:00Z" w:id="13">
    <w:p w:rsidR="14DB0A31" w:rsidRDefault="14DB0A31" w14:paraId="4034C987" w14:textId="6A6D5F6C">
      <w:pPr>
        <w:pStyle w:val="CommentText"/>
      </w:pPr>
      <w:r>
        <w:t>reorganizar a ordem das camadas pra seguir a lógica da ilustração acima</w:t>
      </w:r>
      <w:r>
        <w:rPr>
          <w:rStyle w:val="CommentReference"/>
        </w:rPr>
        <w:annotationRef/>
      </w:r>
    </w:p>
    <w:p w:rsidR="14DB0A31" w:rsidRDefault="14DB0A31" w14:paraId="1C4FE841" w14:textId="289FE3BE">
      <w:pPr>
        <w:pStyle w:val="CommentText"/>
      </w:pPr>
    </w:p>
  </w:comment>
  <w:comment w:initials="AN" w:author="Anderson Bolivar Nascimento" w:date="2022-04-22T11:49:00Z" w:id="14">
    <w:p w:rsidR="0359A9CB" w:rsidRDefault="0359A9CB" w14:paraId="23A10EDC" w14:textId="18B2FBB8">
      <w:r>
        <w:t>Essa camada aqui tem a mesma inteção do controller, só tem nomes diferentes. Mas concordo em te-la sim.</w:t>
      </w:r>
      <w:r>
        <w:annotationRef/>
      </w:r>
    </w:p>
  </w:comment>
  <w:comment w:initials="AL" w:author="Anselmo Lira" w:date="2022-04-21T17:36:00Z" w:id="15">
    <w:p w:rsidR="00AF7966" w:rsidP="001C2B7B" w:rsidRDefault="00AF7966" w14:paraId="24FF6D0E" w14:textId="29466AF2">
      <w:r>
        <w:rPr>
          <w:rStyle w:val="CommentReference"/>
        </w:rPr>
        <w:annotationRef/>
      </w:r>
      <w:r>
        <w:rPr>
          <w:rFonts w:asciiTheme="minorHAnsi" w:hAnsiTheme="minorHAnsi" w:eastAsiaTheme="minorHAnsi" w:cstheme="minorBidi"/>
          <w:sz w:val="20"/>
          <w:szCs w:val="20"/>
          <w:lang w:eastAsia="en-US"/>
        </w:rPr>
        <w:t>Sobre este conceito, ver https://www.c-sharpcorner.com/UploadFile/b1df45/unit-of-work-in-repository-pattern/</w:t>
      </w:r>
    </w:p>
  </w:comment>
  <w:comment w:initials="AN" w:author="Anderson Bolivar Nascimento" w:date="2022-04-22T11:51:00Z" w:id="16">
    <w:p w:rsidR="0359A9CB" w:rsidRDefault="0359A9CB" w14:paraId="60755217" w14:textId="11DDF3F3">
      <w:r>
        <w:t>Essa junto com a camada Persistence  tem a mesma inteção da camada Model.</w:t>
      </w:r>
      <w:r>
        <w:annotationRef/>
      </w:r>
    </w:p>
  </w:comment>
  <w:comment w:initials="AN" w:author="Anderson Bolivar Nascimento" w:date="2022-04-22T11:51:00Z" w:id="17">
    <w:p w:rsidR="0359A9CB" w:rsidRDefault="0359A9CB" w14:paraId="675E3AA4" w14:textId="6ABB82F5">
      <w:r>
        <w:t>Essa é justamente a camada view</w:t>
      </w:r>
      <w:r>
        <w:annotationRef/>
      </w:r>
    </w:p>
  </w:comment>
  <w:comment w:initials="AL" w:author="Anselmo Lira" w:date="2022-04-21T18:16:00Z" w:id="18">
    <w:p w:rsidR="00083DE7" w:rsidP="001C2B7B" w:rsidRDefault="00083DE7" w14:paraId="510CC50F" w14:textId="77777777">
      <w:r>
        <w:rPr>
          <w:rStyle w:val="CommentReference"/>
        </w:rPr>
        <w:annotationRef/>
      </w:r>
      <w:r>
        <w:rPr>
          <w:rFonts w:asciiTheme="minorHAnsi" w:hAnsiTheme="minorHAnsi" w:eastAsiaTheme="minorHAnsi" w:cstheme="minorBidi"/>
          <w:sz w:val="20"/>
          <w:szCs w:val="20"/>
          <w:lang w:eastAsia="en-US"/>
        </w:rPr>
        <w:t>Na imagem acima, temos o esquema que mostra em visão global o que faremos e está descrito logo a seguir.</w:t>
      </w:r>
    </w:p>
  </w:comment>
  <w:comment w:initials="AL" w:author="Anselmo Lira" w:date="2022-04-21T18:49:00Z" w:id="19">
    <w:p w:rsidR="00E23521" w:rsidP="001C2B7B" w:rsidRDefault="00E23521" w14:paraId="5BA44854" w14:textId="77777777">
      <w:r>
        <w:rPr>
          <w:rStyle w:val="CommentReference"/>
        </w:rPr>
        <w:annotationRef/>
      </w:r>
      <w:r>
        <w:rPr>
          <w:rFonts w:asciiTheme="minorHAnsi" w:hAnsiTheme="minorHAnsi" w:eastAsiaTheme="minorHAnsi" w:cstheme="minorBidi"/>
          <w:sz w:val="20"/>
          <w:szCs w:val="20"/>
          <w:lang w:eastAsia="en-US"/>
        </w:rPr>
        <w:t>Este modelo reflete o desenho do banco colocado lá em cima.</w:t>
      </w:r>
    </w:p>
  </w:comment>
  <w:comment w:initials="AL" w:author="Anselmo Berriel De Lira" w:date="2022-04-19T23:08:00Z" w:id="20">
    <w:p w:rsidR="40D2249E" w:rsidRDefault="40D2249E" w14:paraId="18F2DE4C" w14:textId="48779E93">
      <w:pPr>
        <w:pStyle w:val="CommentText"/>
      </w:pPr>
      <w:r>
        <w:t xml:space="preserve">O diagrama foi desenvolvido segundo o padrão PlantUML, conforme pode ser visto em </w:t>
      </w:r>
      <w:hyperlink r:id="rId1">
        <w:r w:rsidRPr="40D2249E">
          <w:rPr>
            <w:rStyle w:val="Hyperlink"/>
          </w:rPr>
          <w:t>https://plantuml.com/class-diagram</w:t>
        </w:r>
      </w:hyperlink>
      <w:r>
        <w:rPr>
          <w:rStyle w:val="CommentReference"/>
        </w:rPr>
        <w:annotationRef/>
      </w:r>
    </w:p>
    <w:p w:rsidR="40D2249E" w:rsidRDefault="40D2249E" w14:paraId="09276E06" w14:textId="68B847A2">
      <w:pPr>
        <w:pStyle w:val="CommentText"/>
      </w:pPr>
    </w:p>
    <w:p w:rsidR="40D2249E" w:rsidRDefault="40D2249E" w14:paraId="0827D934" w14:textId="57753F1C">
      <w:pPr>
        <w:pStyle w:val="CommentText"/>
      </w:pPr>
      <w:r>
        <w:t>O código do diagrama pode ser encontrado no repositório no GitHub, em modelagem/modelo_classes.puml</w:t>
      </w:r>
    </w:p>
  </w:comment>
  <w:comment w:initials="AL" w:author="Anselmo Berriel De Lira" w:date="2022-04-19T23:07:00Z" w:id="21">
    <w:p w:rsidR="40D2249E" w:rsidRDefault="40D2249E" w14:paraId="6AEA1F11" w14:textId="6B15E34A">
      <w:pPr>
        <w:pStyle w:val="CommentText"/>
      </w:pPr>
      <w:r>
        <w:t xml:space="preserve">O diagrama foi desenvolvido segundo o padrão PlantUML, conforme está em </w:t>
      </w:r>
      <w:hyperlink r:id="rId2">
        <w:r w:rsidRPr="40D2249E">
          <w:rPr>
            <w:rStyle w:val="Hyperlink"/>
          </w:rPr>
          <w:t>https://plantuml.com/activity-diagram-beta</w:t>
        </w:r>
      </w:hyperlink>
      <w:r>
        <w:rPr>
          <w:rStyle w:val="CommentReference"/>
        </w:rPr>
        <w:annotationRef/>
      </w:r>
    </w:p>
    <w:p w:rsidR="40D2249E" w:rsidRDefault="40D2249E" w14:paraId="303F9B96" w14:textId="5BDBA19D">
      <w:pPr>
        <w:pStyle w:val="CommentText"/>
      </w:pPr>
    </w:p>
    <w:p w:rsidR="40D2249E" w:rsidRDefault="40D2249E" w14:paraId="7E7D4949" w14:textId="7436508A">
      <w:pPr>
        <w:pStyle w:val="CommentText"/>
      </w:pPr>
      <w:r>
        <w:t>O código do diagrama pode ser encontrado no repositório no GitHub, em modelagem/etapas_processo.puml</w:t>
      </w:r>
    </w:p>
  </w:comment>
  <w:comment w:initials="AL" w:author="Anselmo Berriel De Lira" w:date="2022-04-19T23:06:00Z" w:id="22">
    <w:p w:rsidR="40D2249E" w:rsidRDefault="40D2249E" w14:paraId="420AA3EC" w14:textId="6F80DE11">
      <w:pPr>
        <w:pStyle w:val="CommentText"/>
      </w:pPr>
      <w:r>
        <w:t xml:space="preserve">Desenvolvido segundo o padrão PlantUML, conforme especificado em </w:t>
      </w:r>
      <w:hyperlink r:id="rId3">
        <w:r w:rsidRPr="40D2249E">
          <w:rPr>
            <w:rStyle w:val="Hyperlink"/>
          </w:rPr>
          <w:t>https://plantuml.com/component-diagram</w:t>
        </w:r>
      </w:hyperlink>
      <w:r>
        <w:rPr>
          <w:rStyle w:val="CommentReference"/>
        </w:rPr>
        <w:annotationRef/>
      </w:r>
    </w:p>
    <w:p w:rsidR="40D2249E" w:rsidRDefault="40D2249E" w14:paraId="2DFF938E" w14:textId="53D95AED">
      <w:pPr>
        <w:pStyle w:val="CommentText"/>
      </w:pPr>
    </w:p>
    <w:p w:rsidR="40D2249E" w:rsidRDefault="40D2249E" w14:paraId="4AE3684A" w14:textId="54B248D2">
      <w:pPr>
        <w:pStyle w:val="CommentText"/>
      </w:pPr>
      <w:r>
        <w:t>O código do diagrama se encontra no repositório do GitHub, em modelagem/infraestrutura.puml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466E3F" w15:done="0"/>
  <w15:commentEx w15:paraId="25E413AD" w15:paraIdParent="42466E3F" w15:done="0"/>
  <w15:commentEx w15:paraId="3FC943E1" w15:paraIdParent="42466E3F" w15:done="0"/>
  <w15:commentEx w15:paraId="7227A945" w15:done="0"/>
  <w15:commentEx w15:paraId="009446E5" w15:paraIdParent="7227A945" w15:done="0"/>
  <w15:commentEx w15:paraId="4BC67DB0" w15:paraIdParent="7227A945" w15:done="0"/>
  <w15:commentEx w15:paraId="7675FA6B" w15:done="0"/>
  <w15:commentEx w15:paraId="1666DE6F" w15:paraIdParent="7675FA6B" w15:done="0"/>
  <w15:commentEx w15:paraId="56A6FC8D" w15:paraIdParent="7675FA6B" w15:done="0"/>
  <w15:commentEx w15:paraId="39A27A9B" w15:done="0"/>
  <w15:commentEx w15:paraId="1C4FE841" w15:done="1"/>
  <w15:commentEx w15:paraId="23A10EDC" w15:done="1"/>
  <w15:commentEx w15:paraId="24FF6D0E" w15:done="0"/>
  <w15:commentEx w15:paraId="60755217" w15:done="1"/>
  <w15:commentEx w15:paraId="675E3AA4" w15:done="1"/>
  <w15:commentEx w15:paraId="510CC50F" w15:done="0"/>
  <w15:commentEx w15:paraId="5BA44854" w15:done="0"/>
  <w15:commentEx w15:paraId="0827D934" w15:done="0"/>
  <w15:commentEx w15:paraId="7E7D4949" w15:done="0"/>
  <w15:commentEx w15:paraId="4AE368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970C2C" w16cex:dateUtc="2022-04-20T04:39:00Z"/>
  <w16cex:commentExtensible w16cex:durableId="4CE467C0" w16cex:dateUtc="2022-04-22T18:35:00Z"/>
  <w16cex:commentExtensible w16cex:durableId="30BEC58C" w16cex:dateUtc="2022-04-22T18:36:00Z"/>
  <w16cex:commentExtensible w16cex:durableId="260C5E1D" w16cex:dateUtc="2022-04-22T01:50:00Z"/>
  <w16cex:commentExtensible w16cex:durableId="4BF84E6D" w16cex:dateUtc="2022-04-22T18:38:00Z"/>
  <w16cex:commentExtensible w16cex:durableId="091162AB" w16cex:dateUtc="2022-04-22T18:39:00Z"/>
  <w16cex:commentExtensible w16cex:durableId="260C4DD7" w16cex:dateUtc="2022-04-22T00:40:00Z"/>
  <w16cex:commentExtensible w16cex:durableId="5397AAB5" w16cex:dateUtc="2022-04-22T18:41:00Z"/>
  <w16cex:commentExtensible w16cex:durableId="260D4E32" w16cex:dateUtc="2022-04-22T18:54:00Z"/>
  <w16cex:commentExtensible w16cex:durableId="260C4E22" w16cex:dateUtc="2022-04-22T00:41:00Z"/>
  <w16cex:commentExtensible w16cex:durableId="7C29A2EA" w16cex:dateUtc="2022-04-22T22:48:00Z"/>
  <w16cex:commentExtensible w16cex:durableId="60F10E84" w16cex:dateUtc="2022-04-22T18:49:00Z"/>
  <w16cex:commentExtensible w16cex:durableId="260C4CC9" w16cex:dateUtc="2022-04-22T00:36:00Z"/>
  <w16cex:commentExtensible w16cex:durableId="08CB4302" w16cex:dateUtc="2022-04-22T18:51:00Z"/>
  <w16cex:commentExtensible w16cex:durableId="77427236" w16cex:dateUtc="2022-04-22T18:51:00Z"/>
  <w16cex:commentExtensible w16cex:durableId="260C5628" w16cex:dateUtc="2022-04-22T01:16:00Z"/>
  <w16cex:commentExtensible w16cex:durableId="260C5DDC" w16cex:dateUtc="2022-04-22T01:49:00Z"/>
  <w16cex:commentExtensible w16cex:durableId="137744D1" w16cex:dateUtc="2022-04-20T06:08:00Z"/>
  <w16cex:commentExtensible w16cex:durableId="100BDE47" w16cex:dateUtc="2022-04-20T06:07:00Z"/>
  <w16cex:commentExtensible w16cex:durableId="28E3C7A8" w16cex:dateUtc="2022-04-20T0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466E3F" w16cid:durableId="21970C2C"/>
  <w16cid:commentId w16cid:paraId="25E413AD" w16cid:durableId="4CE467C0"/>
  <w16cid:commentId w16cid:paraId="3FC943E1" w16cid:durableId="30BEC58C"/>
  <w16cid:commentId w16cid:paraId="7227A945" w16cid:durableId="260C5E1D"/>
  <w16cid:commentId w16cid:paraId="009446E5" w16cid:durableId="4BF84E6D"/>
  <w16cid:commentId w16cid:paraId="4BC67DB0" w16cid:durableId="091162AB"/>
  <w16cid:commentId w16cid:paraId="7675FA6B" w16cid:durableId="260C4DD7"/>
  <w16cid:commentId w16cid:paraId="1666DE6F" w16cid:durableId="5397AAB5"/>
  <w16cid:commentId w16cid:paraId="56A6FC8D" w16cid:durableId="260D4E32"/>
  <w16cid:commentId w16cid:paraId="39A27A9B" w16cid:durableId="260C4E22"/>
  <w16cid:commentId w16cid:paraId="1C4FE841" w16cid:durableId="7C29A2EA"/>
  <w16cid:commentId w16cid:paraId="23A10EDC" w16cid:durableId="60F10E84"/>
  <w16cid:commentId w16cid:paraId="24FF6D0E" w16cid:durableId="260C4CC9"/>
  <w16cid:commentId w16cid:paraId="60755217" w16cid:durableId="08CB4302"/>
  <w16cid:commentId w16cid:paraId="675E3AA4" w16cid:durableId="77427236"/>
  <w16cid:commentId w16cid:paraId="510CC50F" w16cid:durableId="260C5628"/>
  <w16cid:commentId w16cid:paraId="5BA44854" w16cid:durableId="260C5DDC"/>
  <w16cid:commentId w16cid:paraId="0827D934" w16cid:durableId="137744D1"/>
  <w16cid:commentId w16cid:paraId="7E7D4949" w16cid:durableId="100BDE47"/>
  <w16cid:commentId w16cid:paraId="4AE3684A" w16cid:durableId="28E3C7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textHash int2:hashCode="95oiIsMRqvN0jn" int2:id="9JOJZAE8">
      <int2:state int2:value="Rejected" int2:type="LegacyProofing"/>
    </int2:textHash>
    <int2:textHash int2:hashCode="jzoHVDmI5Gc9yu" int2:id="Bjw58mZw">
      <int2:state int2:value="Rejected" int2:type="LegacyProofing"/>
    </int2:textHash>
    <int2:textHash int2:hashCode="M5ahnx1mq8wt4l" int2:id="DBALzJAz">
      <int2:state int2:value="Rejected" int2:type="LegacyProofing"/>
    </int2:textHash>
    <int2:bookmark int2:bookmarkName="_Int_12UxFsBi" int2:invalidationBookmarkName="" int2:hashCode="3EVumV/Gx3aCi7" int2:id="VUzeyJHA">
      <int2:state int2:value="Rejected" int2:type="LegacyProofing"/>
    </int2:bookmark>
    <int2:bookmark int2:bookmarkName="_Int_h0Z2yGnU" int2:invalidationBookmarkName="" int2:hashCode="cluCwurQUFOAJ8" int2:id="Vr1F4has">
      <int2:state int2:value="Rejected" int2:type="LegacyProofing"/>
    </int2:bookmark>
    <int2:bookmark int2:bookmarkName="_Int_zPWE2afD" int2:invalidationBookmarkName="" int2:hashCode="cluCwurQUFOAJ8" int2:id="zzeh71jw">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4D3C"/>
    <w:multiLevelType w:val="hybridMultilevel"/>
    <w:tmpl w:val="295AAF2E"/>
    <w:lvl w:ilvl="0" w:tplc="CD48E614">
      <w:start w:val="1"/>
      <w:numFmt w:val="decimal"/>
      <w:lvlText w:val="%1."/>
      <w:lvlJc w:val="left"/>
      <w:pPr>
        <w:ind w:left="1060" w:hanging="360"/>
      </w:pPr>
      <w:rPr>
        <w:rFonts w:hint="default"/>
      </w:rPr>
    </w:lvl>
    <w:lvl w:ilvl="1" w:tplc="04160019" w:tentative="1">
      <w:start w:val="1"/>
      <w:numFmt w:val="lowerLetter"/>
      <w:lvlText w:val="%2."/>
      <w:lvlJc w:val="left"/>
      <w:pPr>
        <w:ind w:left="1780" w:hanging="360"/>
      </w:pPr>
    </w:lvl>
    <w:lvl w:ilvl="2" w:tplc="0416001B" w:tentative="1">
      <w:start w:val="1"/>
      <w:numFmt w:val="lowerRoman"/>
      <w:lvlText w:val="%3."/>
      <w:lvlJc w:val="right"/>
      <w:pPr>
        <w:ind w:left="2500" w:hanging="180"/>
      </w:pPr>
    </w:lvl>
    <w:lvl w:ilvl="3" w:tplc="0416000F" w:tentative="1">
      <w:start w:val="1"/>
      <w:numFmt w:val="decimal"/>
      <w:lvlText w:val="%4."/>
      <w:lvlJc w:val="left"/>
      <w:pPr>
        <w:ind w:left="3220" w:hanging="360"/>
      </w:pPr>
    </w:lvl>
    <w:lvl w:ilvl="4" w:tplc="04160019" w:tentative="1">
      <w:start w:val="1"/>
      <w:numFmt w:val="lowerLetter"/>
      <w:lvlText w:val="%5."/>
      <w:lvlJc w:val="left"/>
      <w:pPr>
        <w:ind w:left="3940" w:hanging="360"/>
      </w:pPr>
    </w:lvl>
    <w:lvl w:ilvl="5" w:tplc="0416001B" w:tentative="1">
      <w:start w:val="1"/>
      <w:numFmt w:val="lowerRoman"/>
      <w:lvlText w:val="%6."/>
      <w:lvlJc w:val="right"/>
      <w:pPr>
        <w:ind w:left="4660" w:hanging="180"/>
      </w:pPr>
    </w:lvl>
    <w:lvl w:ilvl="6" w:tplc="0416000F" w:tentative="1">
      <w:start w:val="1"/>
      <w:numFmt w:val="decimal"/>
      <w:lvlText w:val="%7."/>
      <w:lvlJc w:val="left"/>
      <w:pPr>
        <w:ind w:left="5380" w:hanging="360"/>
      </w:pPr>
    </w:lvl>
    <w:lvl w:ilvl="7" w:tplc="04160019" w:tentative="1">
      <w:start w:val="1"/>
      <w:numFmt w:val="lowerLetter"/>
      <w:lvlText w:val="%8."/>
      <w:lvlJc w:val="left"/>
      <w:pPr>
        <w:ind w:left="6100" w:hanging="360"/>
      </w:pPr>
    </w:lvl>
    <w:lvl w:ilvl="8" w:tplc="0416001B" w:tentative="1">
      <w:start w:val="1"/>
      <w:numFmt w:val="lowerRoman"/>
      <w:lvlText w:val="%9."/>
      <w:lvlJc w:val="right"/>
      <w:pPr>
        <w:ind w:left="6820" w:hanging="180"/>
      </w:pPr>
    </w:lvl>
  </w:abstractNum>
  <w:abstractNum w:abstractNumId="1" w15:restartNumberingAfterBreak="0">
    <w:nsid w:val="068F5EAB"/>
    <w:multiLevelType w:val="hybridMultilevel"/>
    <w:tmpl w:val="FFFFFFFF"/>
    <w:lvl w:ilvl="0" w:tplc="361C250C">
      <w:start w:val="1"/>
      <w:numFmt w:val="bullet"/>
      <w:lvlText w:val=""/>
      <w:lvlJc w:val="left"/>
      <w:pPr>
        <w:ind w:left="720" w:hanging="360"/>
      </w:pPr>
      <w:rPr>
        <w:rFonts w:hint="default" w:ascii="Symbol" w:hAnsi="Symbol"/>
      </w:rPr>
    </w:lvl>
    <w:lvl w:ilvl="1" w:tplc="C986CB00">
      <w:start w:val="1"/>
      <w:numFmt w:val="bullet"/>
      <w:lvlText w:val="o"/>
      <w:lvlJc w:val="left"/>
      <w:pPr>
        <w:ind w:left="1440" w:hanging="360"/>
      </w:pPr>
      <w:rPr>
        <w:rFonts w:hint="default" w:ascii="Courier New" w:hAnsi="Courier New"/>
      </w:rPr>
    </w:lvl>
    <w:lvl w:ilvl="2" w:tplc="43DA7710">
      <w:start w:val="1"/>
      <w:numFmt w:val="bullet"/>
      <w:lvlText w:val=""/>
      <w:lvlJc w:val="left"/>
      <w:pPr>
        <w:ind w:left="2160" w:hanging="360"/>
      </w:pPr>
      <w:rPr>
        <w:rFonts w:hint="default" w:ascii="Wingdings" w:hAnsi="Wingdings"/>
      </w:rPr>
    </w:lvl>
    <w:lvl w:ilvl="3" w:tplc="0A2A6B5C">
      <w:start w:val="1"/>
      <w:numFmt w:val="bullet"/>
      <w:lvlText w:val=""/>
      <w:lvlJc w:val="left"/>
      <w:pPr>
        <w:ind w:left="2880" w:hanging="360"/>
      </w:pPr>
      <w:rPr>
        <w:rFonts w:hint="default" w:ascii="Symbol" w:hAnsi="Symbol"/>
      </w:rPr>
    </w:lvl>
    <w:lvl w:ilvl="4" w:tplc="154A130A">
      <w:start w:val="1"/>
      <w:numFmt w:val="bullet"/>
      <w:lvlText w:val="o"/>
      <w:lvlJc w:val="left"/>
      <w:pPr>
        <w:ind w:left="3600" w:hanging="360"/>
      </w:pPr>
      <w:rPr>
        <w:rFonts w:hint="default" w:ascii="Courier New" w:hAnsi="Courier New"/>
      </w:rPr>
    </w:lvl>
    <w:lvl w:ilvl="5" w:tplc="C7161152">
      <w:start w:val="1"/>
      <w:numFmt w:val="bullet"/>
      <w:lvlText w:val=""/>
      <w:lvlJc w:val="left"/>
      <w:pPr>
        <w:ind w:left="4320" w:hanging="360"/>
      </w:pPr>
      <w:rPr>
        <w:rFonts w:hint="default" w:ascii="Wingdings" w:hAnsi="Wingdings"/>
      </w:rPr>
    </w:lvl>
    <w:lvl w:ilvl="6" w:tplc="BCCC8844">
      <w:start w:val="1"/>
      <w:numFmt w:val="bullet"/>
      <w:lvlText w:val=""/>
      <w:lvlJc w:val="left"/>
      <w:pPr>
        <w:ind w:left="5040" w:hanging="360"/>
      </w:pPr>
      <w:rPr>
        <w:rFonts w:hint="default" w:ascii="Symbol" w:hAnsi="Symbol"/>
      </w:rPr>
    </w:lvl>
    <w:lvl w:ilvl="7" w:tplc="3856A74E">
      <w:start w:val="1"/>
      <w:numFmt w:val="bullet"/>
      <w:lvlText w:val="o"/>
      <w:lvlJc w:val="left"/>
      <w:pPr>
        <w:ind w:left="5760" w:hanging="360"/>
      </w:pPr>
      <w:rPr>
        <w:rFonts w:hint="default" w:ascii="Courier New" w:hAnsi="Courier New"/>
      </w:rPr>
    </w:lvl>
    <w:lvl w:ilvl="8" w:tplc="D6CCF794">
      <w:start w:val="1"/>
      <w:numFmt w:val="bullet"/>
      <w:lvlText w:val=""/>
      <w:lvlJc w:val="left"/>
      <w:pPr>
        <w:ind w:left="6480" w:hanging="360"/>
      </w:pPr>
      <w:rPr>
        <w:rFonts w:hint="default" w:ascii="Wingdings" w:hAnsi="Wingdings"/>
      </w:rPr>
    </w:lvl>
  </w:abstractNum>
  <w:abstractNum w:abstractNumId="2" w15:restartNumberingAfterBreak="0">
    <w:nsid w:val="112F6DD6"/>
    <w:multiLevelType w:val="hybridMultilevel"/>
    <w:tmpl w:val="104C7CA0"/>
    <w:lvl w:ilvl="0" w:tplc="7D7A2E1A">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 w15:restartNumberingAfterBreak="0">
    <w:nsid w:val="12B979DB"/>
    <w:multiLevelType w:val="hybridMultilevel"/>
    <w:tmpl w:val="FFFFFFFF"/>
    <w:lvl w:ilvl="0" w:tplc="241E17B8">
      <w:start w:val="1"/>
      <w:numFmt w:val="bullet"/>
      <w:lvlText w:val=""/>
      <w:lvlJc w:val="left"/>
      <w:pPr>
        <w:ind w:left="720" w:hanging="360"/>
      </w:pPr>
      <w:rPr>
        <w:rFonts w:hint="default" w:ascii="Symbol" w:hAnsi="Symbol"/>
      </w:rPr>
    </w:lvl>
    <w:lvl w:ilvl="1" w:tplc="596CF63E">
      <w:start w:val="1"/>
      <w:numFmt w:val="bullet"/>
      <w:lvlText w:val="o"/>
      <w:lvlJc w:val="left"/>
      <w:pPr>
        <w:ind w:left="1440" w:hanging="360"/>
      </w:pPr>
      <w:rPr>
        <w:rFonts w:hint="default" w:ascii="Courier New" w:hAnsi="Courier New"/>
      </w:rPr>
    </w:lvl>
    <w:lvl w:ilvl="2" w:tplc="74648184">
      <w:start w:val="1"/>
      <w:numFmt w:val="bullet"/>
      <w:lvlText w:val=""/>
      <w:lvlJc w:val="left"/>
      <w:pPr>
        <w:ind w:left="2160" w:hanging="360"/>
      </w:pPr>
      <w:rPr>
        <w:rFonts w:hint="default" w:ascii="Wingdings" w:hAnsi="Wingdings"/>
      </w:rPr>
    </w:lvl>
    <w:lvl w:ilvl="3" w:tplc="36386DFA">
      <w:start w:val="1"/>
      <w:numFmt w:val="bullet"/>
      <w:lvlText w:val=""/>
      <w:lvlJc w:val="left"/>
      <w:pPr>
        <w:ind w:left="2880" w:hanging="360"/>
      </w:pPr>
      <w:rPr>
        <w:rFonts w:hint="default" w:ascii="Symbol" w:hAnsi="Symbol"/>
      </w:rPr>
    </w:lvl>
    <w:lvl w:ilvl="4" w:tplc="B0E025B6">
      <w:start w:val="1"/>
      <w:numFmt w:val="bullet"/>
      <w:lvlText w:val="o"/>
      <w:lvlJc w:val="left"/>
      <w:pPr>
        <w:ind w:left="3600" w:hanging="360"/>
      </w:pPr>
      <w:rPr>
        <w:rFonts w:hint="default" w:ascii="Courier New" w:hAnsi="Courier New"/>
      </w:rPr>
    </w:lvl>
    <w:lvl w:ilvl="5" w:tplc="1DB8636C">
      <w:start w:val="1"/>
      <w:numFmt w:val="bullet"/>
      <w:lvlText w:val=""/>
      <w:lvlJc w:val="left"/>
      <w:pPr>
        <w:ind w:left="4320" w:hanging="360"/>
      </w:pPr>
      <w:rPr>
        <w:rFonts w:hint="default" w:ascii="Wingdings" w:hAnsi="Wingdings"/>
      </w:rPr>
    </w:lvl>
    <w:lvl w:ilvl="6" w:tplc="C51A1C22">
      <w:start w:val="1"/>
      <w:numFmt w:val="bullet"/>
      <w:lvlText w:val=""/>
      <w:lvlJc w:val="left"/>
      <w:pPr>
        <w:ind w:left="5040" w:hanging="360"/>
      </w:pPr>
      <w:rPr>
        <w:rFonts w:hint="default" w:ascii="Symbol" w:hAnsi="Symbol"/>
      </w:rPr>
    </w:lvl>
    <w:lvl w:ilvl="7" w:tplc="97A2D008">
      <w:start w:val="1"/>
      <w:numFmt w:val="bullet"/>
      <w:lvlText w:val="o"/>
      <w:lvlJc w:val="left"/>
      <w:pPr>
        <w:ind w:left="5760" w:hanging="360"/>
      </w:pPr>
      <w:rPr>
        <w:rFonts w:hint="default" w:ascii="Courier New" w:hAnsi="Courier New"/>
      </w:rPr>
    </w:lvl>
    <w:lvl w:ilvl="8" w:tplc="416EAA04">
      <w:start w:val="1"/>
      <w:numFmt w:val="bullet"/>
      <w:lvlText w:val=""/>
      <w:lvlJc w:val="left"/>
      <w:pPr>
        <w:ind w:left="6480" w:hanging="360"/>
      </w:pPr>
      <w:rPr>
        <w:rFonts w:hint="default" w:ascii="Wingdings" w:hAnsi="Wingdings"/>
      </w:rPr>
    </w:lvl>
  </w:abstractNum>
  <w:abstractNum w:abstractNumId="4" w15:restartNumberingAfterBreak="0">
    <w:nsid w:val="1B485B11"/>
    <w:multiLevelType w:val="hybridMultilevel"/>
    <w:tmpl w:val="FFFFFFFF"/>
    <w:lvl w:ilvl="0" w:tplc="A6989BC6">
      <w:start w:val="1"/>
      <w:numFmt w:val="decimal"/>
      <w:lvlText w:val="%1."/>
      <w:lvlJc w:val="left"/>
      <w:pPr>
        <w:ind w:left="720" w:hanging="360"/>
      </w:pPr>
    </w:lvl>
    <w:lvl w:ilvl="1" w:tplc="799609C6">
      <w:start w:val="1"/>
      <w:numFmt w:val="lowerLetter"/>
      <w:lvlText w:val="%2."/>
      <w:lvlJc w:val="left"/>
      <w:pPr>
        <w:ind w:left="1440" w:hanging="360"/>
      </w:pPr>
    </w:lvl>
    <w:lvl w:ilvl="2" w:tplc="63B0E7F8">
      <w:start w:val="1"/>
      <w:numFmt w:val="lowerRoman"/>
      <w:lvlText w:val="%3."/>
      <w:lvlJc w:val="right"/>
      <w:pPr>
        <w:ind w:left="2160" w:hanging="180"/>
      </w:pPr>
    </w:lvl>
    <w:lvl w:ilvl="3" w:tplc="B9A21CE4">
      <w:start w:val="1"/>
      <w:numFmt w:val="decimal"/>
      <w:lvlText w:val="%4."/>
      <w:lvlJc w:val="left"/>
      <w:pPr>
        <w:ind w:left="2880" w:hanging="360"/>
      </w:pPr>
    </w:lvl>
    <w:lvl w:ilvl="4" w:tplc="C95A30FC">
      <w:start w:val="1"/>
      <w:numFmt w:val="lowerLetter"/>
      <w:lvlText w:val="%5."/>
      <w:lvlJc w:val="left"/>
      <w:pPr>
        <w:ind w:left="3600" w:hanging="360"/>
      </w:pPr>
    </w:lvl>
    <w:lvl w:ilvl="5" w:tplc="89667E66">
      <w:start w:val="1"/>
      <w:numFmt w:val="lowerRoman"/>
      <w:lvlText w:val="%6."/>
      <w:lvlJc w:val="right"/>
      <w:pPr>
        <w:ind w:left="4320" w:hanging="180"/>
      </w:pPr>
    </w:lvl>
    <w:lvl w:ilvl="6" w:tplc="908A7720">
      <w:start w:val="1"/>
      <w:numFmt w:val="decimal"/>
      <w:lvlText w:val="%7."/>
      <w:lvlJc w:val="left"/>
      <w:pPr>
        <w:ind w:left="5040" w:hanging="360"/>
      </w:pPr>
    </w:lvl>
    <w:lvl w:ilvl="7" w:tplc="7E423996">
      <w:start w:val="1"/>
      <w:numFmt w:val="lowerLetter"/>
      <w:lvlText w:val="%8."/>
      <w:lvlJc w:val="left"/>
      <w:pPr>
        <w:ind w:left="5760" w:hanging="360"/>
      </w:pPr>
    </w:lvl>
    <w:lvl w:ilvl="8" w:tplc="91C0DA08">
      <w:start w:val="1"/>
      <w:numFmt w:val="lowerRoman"/>
      <w:lvlText w:val="%9."/>
      <w:lvlJc w:val="right"/>
      <w:pPr>
        <w:ind w:left="6480" w:hanging="180"/>
      </w:pPr>
    </w:lvl>
  </w:abstractNum>
  <w:abstractNum w:abstractNumId="5" w15:restartNumberingAfterBreak="0">
    <w:nsid w:val="386A05B5"/>
    <w:multiLevelType w:val="hybridMultilevel"/>
    <w:tmpl w:val="76369A36"/>
    <w:lvl w:ilvl="0" w:tplc="D6F6483C">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C3D2528"/>
    <w:multiLevelType w:val="hybridMultilevel"/>
    <w:tmpl w:val="A9C4672A"/>
    <w:lvl w:ilvl="0" w:tplc="67CC819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0C34B94"/>
    <w:multiLevelType w:val="hybridMultilevel"/>
    <w:tmpl w:val="76CCDFF6"/>
    <w:lvl w:ilvl="0" w:tplc="837210DA">
      <w:start w:val="1"/>
      <w:numFmt w:val="bullet"/>
      <w:lvlText w:val="-"/>
      <w:lvlJc w:val="left"/>
      <w:pPr>
        <w:ind w:left="720" w:hanging="360"/>
      </w:pPr>
      <w:rPr>
        <w:rFonts w:hint="default" w:ascii="Calibri" w:hAnsi="Calibri"/>
      </w:rPr>
    </w:lvl>
    <w:lvl w:ilvl="1" w:tplc="C756E9BA">
      <w:start w:val="1"/>
      <w:numFmt w:val="bullet"/>
      <w:lvlText w:val="o"/>
      <w:lvlJc w:val="left"/>
      <w:pPr>
        <w:ind w:left="1440" w:hanging="360"/>
      </w:pPr>
      <w:rPr>
        <w:rFonts w:hint="default" w:ascii="Courier New" w:hAnsi="Courier New"/>
      </w:rPr>
    </w:lvl>
    <w:lvl w:ilvl="2" w:tplc="3D6E2808">
      <w:start w:val="1"/>
      <w:numFmt w:val="bullet"/>
      <w:lvlText w:val=""/>
      <w:lvlJc w:val="left"/>
      <w:pPr>
        <w:ind w:left="2160" w:hanging="360"/>
      </w:pPr>
      <w:rPr>
        <w:rFonts w:hint="default" w:ascii="Wingdings" w:hAnsi="Wingdings"/>
      </w:rPr>
    </w:lvl>
    <w:lvl w:ilvl="3" w:tplc="2C4A8450">
      <w:start w:val="1"/>
      <w:numFmt w:val="bullet"/>
      <w:lvlText w:val=""/>
      <w:lvlJc w:val="left"/>
      <w:pPr>
        <w:ind w:left="2880" w:hanging="360"/>
      </w:pPr>
      <w:rPr>
        <w:rFonts w:hint="default" w:ascii="Symbol" w:hAnsi="Symbol"/>
      </w:rPr>
    </w:lvl>
    <w:lvl w:ilvl="4" w:tplc="77C43732">
      <w:start w:val="1"/>
      <w:numFmt w:val="bullet"/>
      <w:lvlText w:val="o"/>
      <w:lvlJc w:val="left"/>
      <w:pPr>
        <w:ind w:left="3600" w:hanging="360"/>
      </w:pPr>
      <w:rPr>
        <w:rFonts w:hint="default" w:ascii="Courier New" w:hAnsi="Courier New"/>
      </w:rPr>
    </w:lvl>
    <w:lvl w:ilvl="5" w:tplc="DBB8DE88">
      <w:start w:val="1"/>
      <w:numFmt w:val="bullet"/>
      <w:lvlText w:val=""/>
      <w:lvlJc w:val="left"/>
      <w:pPr>
        <w:ind w:left="4320" w:hanging="360"/>
      </w:pPr>
      <w:rPr>
        <w:rFonts w:hint="default" w:ascii="Wingdings" w:hAnsi="Wingdings"/>
      </w:rPr>
    </w:lvl>
    <w:lvl w:ilvl="6" w:tplc="C75A4DA6">
      <w:start w:val="1"/>
      <w:numFmt w:val="bullet"/>
      <w:lvlText w:val=""/>
      <w:lvlJc w:val="left"/>
      <w:pPr>
        <w:ind w:left="5040" w:hanging="360"/>
      </w:pPr>
      <w:rPr>
        <w:rFonts w:hint="default" w:ascii="Symbol" w:hAnsi="Symbol"/>
      </w:rPr>
    </w:lvl>
    <w:lvl w:ilvl="7" w:tplc="6436CC72">
      <w:start w:val="1"/>
      <w:numFmt w:val="bullet"/>
      <w:lvlText w:val="o"/>
      <w:lvlJc w:val="left"/>
      <w:pPr>
        <w:ind w:left="5760" w:hanging="360"/>
      </w:pPr>
      <w:rPr>
        <w:rFonts w:hint="default" w:ascii="Courier New" w:hAnsi="Courier New"/>
      </w:rPr>
    </w:lvl>
    <w:lvl w:ilvl="8" w:tplc="A888D3D0">
      <w:start w:val="1"/>
      <w:numFmt w:val="bullet"/>
      <w:lvlText w:val=""/>
      <w:lvlJc w:val="left"/>
      <w:pPr>
        <w:ind w:left="6480" w:hanging="360"/>
      </w:pPr>
      <w:rPr>
        <w:rFonts w:hint="default" w:ascii="Wingdings" w:hAnsi="Wingdings"/>
      </w:rPr>
    </w:lvl>
  </w:abstractNum>
  <w:abstractNum w:abstractNumId="8" w15:restartNumberingAfterBreak="0">
    <w:nsid w:val="57B8081E"/>
    <w:multiLevelType w:val="hybridMultilevel"/>
    <w:tmpl w:val="11704E3C"/>
    <w:lvl w:ilvl="0" w:tplc="E5082220">
      <w:start w:val="1"/>
      <w:numFmt w:val="bullet"/>
      <w:lvlText w:val=""/>
      <w:lvlJc w:val="left"/>
      <w:pPr>
        <w:ind w:left="720" w:hanging="360"/>
      </w:pPr>
      <w:rPr>
        <w:rFonts w:hint="default" w:ascii="Symbol" w:hAnsi="Symbol"/>
      </w:rPr>
    </w:lvl>
    <w:lvl w:ilvl="1" w:tplc="AD74EE82">
      <w:start w:val="1"/>
      <w:numFmt w:val="bullet"/>
      <w:lvlText w:val="o"/>
      <w:lvlJc w:val="left"/>
      <w:pPr>
        <w:ind w:left="1440" w:hanging="360"/>
      </w:pPr>
      <w:rPr>
        <w:rFonts w:hint="default" w:ascii="Courier New" w:hAnsi="Courier New"/>
      </w:rPr>
    </w:lvl>
    <w:lvl w:ilvl="2" w:tplc="8028E502">
      <w:start w:val="1"/>
      <w:numFmt w:val="bullet"/>
      <w:lvlText w:val=""/>
      <w:lvlJc w:val="left"/>
      <w:pPr>
        <w:ind w:left="2160" w:hanging="360"/>
      </w:pPr>
      <w:rPr>
        <w:rFonts w:hint="default" w:ascii="Wingdings" w:hAnsi="Wingdings"/>
      </w:rPr>
    </w:lvl>
    <w:lvl w:ilvl="3" w:tplc="36DE431A">
      <w:start w:val="1"/>
      <w:numFmt w:val="bullet"/>
      <w:lvlText w:val=""/>
      <w:lvlJc w:val="left"/>
      <w:pPr>
        <w:ind w:left="2880" w:hanging="360"/>
      </w:pPr>
      <w:rPr>
        <w:rFonts w:hint="default" w:ascii="Symbol" w:hAnsi="Symbol"/>
      </w:rPr>
    </w:lvl>
    <w:lvl w:ilvl="4" w:tplc="926E1DE0">
      <w:start w:val="1"/>
      <w:numFmt w:val="bullet"/>
      <w:lvlText w:val="o"/>
      <w:lvlJc w:val="left"/>
      <w:pPr>
        <w:ind w:left="3600" w:hanging="360"/>
      </w:pPr>
      <w:rPr>
        <w:rFonts w:hint="default" w:ascii="Courier New" w:hAnsi="Courier New"/>
      </w:rPr>
    </w:lvl>
    <w:lvl w:ilvl="5" w:tplc="63B44A78">
      <w:start w:val="1"/>
      <w:numFmt w:val="bullet"/>
      <w:lvlText w:val=""/>
      <w:lvlJc w:val="left"/>
      <w:pPr>
        <w:ind w:left="4320" w:hanging="360"/>
      </w:pPr>
      <w:rPr>
        <w:rFonts w:hint="default" w:ascii="Wingdings" w:hAnsi="Wingdings"/>
      </w:rPr>
    </w:lvl>
    <w:lvl w:ilvl="6" w:tplc="3A5C60E4">
      <w:start w:val="1"/>
      <w:numFmt w:val="bullet"/>
      <w:lvlText w:val=""/>
      <w:lvlJc w:val="left"/>
      <w:pPr>
        <w:ind w:left="5040" w:hanging="360"/>
      </w:pPr>
      <w:rPr>
        <w:rFonts w:hint="default" w:ascii="Symbol" w:hAnsi="Symbol"/>
      </w:rPr>
    </w:lvl>
    <w:lvl w:ilvl="7" w:tplc="8DC407B0">
      <w:start w:val="1"/>
      <w:numFmt w:val="bullet"/>
      <w:lvlText w:val="o"/>
      <w:lvlJc w:val="left"/>
      <w:pPr>
        <w:ind w:left="5760" w:hanging="360"/>
      </w:pPr>
      <w:rPr>
        <w:rFonts w:hint="default" w:ascii="Courier New" w:hAnsi="Courier New"/>
      </w:rPr>
    </w:lvl>
    <w:lvl w:ilvl="8" w:tplc="23922414">
      <w:start w:val="1"/>
      <w:numFmt w:val="bullet"/>
      <w:lvlText w:val=""/>
      <w:lvlJc w:val="left"/>
      <w:pPr>
        <w:ind w:left="6480" w:hanging="360"/>
      </w:pPr>
      <w:rPr>
        <w:rFonts w:hint="default" w:ascii="Wingdings" w:hAnsi="Wingdings"/>
      </w:rPr>
    </w:lvl>
  </w:abstractNum>
  <w:abstractNum w:abstractNumId="9" w15:restartNumberingAfterBreak="0">
    <w:nsid w:val="7C173F41"/>
    <w:multiLevelType w:val="hybridMultilevel"/>
    <w:tmpl w:val="C246B46E"/>
    <w:lvl w:ilvl="0" w:tplc="9132BDD6">
      <w:start w:val="1"/>
      <w:numFmt w:val="bullet"/>
      <w:lvlText w:val=""/>
      <w:lvlJc w:val="left"/>
      <w:pPr>
        <w:ind w:left="720" w:hanging="360"/>
      </w:pPr>
      <w:rPr>
        <w:rFonts w:hint="default" w:ascii="Symbol" w:hAnsi="Symbol"/>
      </w:rPr>
    </w:lvl>
    <w:lvl w:ilvl="1" w:tplc="59CEA7EE">
      <w:start w:val="1"/>
      <w:numFmt w:val="bullet"/>
      <w:lvlText w:val="o"/>
      <w:lvlJc w:val="left"/>
      <w:pPr>
        <w:ind w:left="1440" w:hanging="360"/>
      </w:pPr>
      <w:rPr>
        <w:rFonts w:hint="default" w:ascii="Courier New" w:hAnsi="Courier New"/>
      </w:rPr>
    </w:lvl>
    <w:lvl w:ilvl="2" w:tplc="FC6A3862">
      <w:start w:val="1"/>
      <w:numFmt w:val="bullet"/>
      <w:lvlText w:val=""/>
      <w:lvlJc w:val="left"/>
      <w:pPr>
        <w:ind w:left="2160" w:hanging="360"/>
      </w:pPr>
      <w:rPr>
        <w:rFonts w:hint="default" w:ascii="Wingdings" w:hAnsi="Wingdings"/>
      </w:rPr>
    </w:lvl>
    <w:lvl w:ilvl="3" w:tplc="8D3239D8">
      <w:start w:val="1"/>
      <w:numFmt w:val="bullet"/>
      <w:lvlText w:val=""/>
      <w:lvlJc w:val="left"/>
      <w:pPr>
        <w:ind w:left="2880" w:hanging="360"/>
      </w:pPr>
      <w:rPr>
        <w:rFonts w:hint="default" w:ascii="Symbol" w:hAnsi="Symbol"/>
      </w:rPr>
    </w:lvl>
    <w:lvl w:ilvl="4" w:tplc="67522D0E">
      <w:start w:val="1"/>
      <w:numFmt w:val="bullet"/>
      <w:lvlText w:val="o"/>
      <w:lvlJc w:val="left"/>
      <w:pPr>
        <w:ind w:left="3600" w:hanging="360"/>
      </w:pPr>
      <w:rPr>
        <w:rFonts w:hint="default" w:ascii="Courier New" w:hAnsi="Courier New"/>
      </w:rPr>
    </w:lvl>
    <w:lvl w:ilvl="5" w:tplc="E458BAF6">
      <w:start w:val="1"/>
      <w:numFmt w:val="bullet"/>
      <w:lvlText w:val=""/>
      <w:lvlJc w:val="left"/>
      <w:pPr>
        <w:ind w:left="4320" w:hanging="360"/>
      </w:pPr>
      <w:rPr>
        <w:rFonts w:hint="default" w:ascii="Wingdings" w:hAnsi="Wingdings"/>
      </w:rPr>
    </w:lvl>
    <w:lvl w:ilvl="6" w:tplc="1C544C88">
      <w:start w:val="1"/>
      <w:numFmt w:val="bullet"/>
      <w:lvlText w:val=""/>
      <w:lvlJc w:val="left"/>
      <w:pPr>
        <w:ind w:left="5040" w:hanging="360"/>
      </w:pPr>
      <w:rPr>
        <w:rFonts w:hint="default" w:ascii="Symbol" w:hAnsi="Symbol"/>
      </w:rPr>
    </w:lvl>
    <w:lvl w:ilvl="7" w:tplc="7B087512">
      <w:start w:val="1"/>
      <w:numFmt w:val="bullet"/>
      <w:lvlText w:val="o"/>
      <w:lvlJc w:val="left"/>
      <w:pPr>
        <w:ind w:left="5760" w:hanging="360"/>
      </w:pPr>
      <w:rPr>
        <w:rFonts w:hint="default" w:ascii="Courier New" w:hAnsi="Courier New"/>
      </w:rPr>
    </w:lvl>
    <w:lvl w:ilvl="8" w:tplc="CC00AF9C">
      <w:start w:val="1"/>
      <w:numFmt w:val="bullet"/>
      <w:lvlText w:val=""/>
      <w:lvlJc w:val="left"/>
      <w:pPr>
        <w:ind w:left="6480" w:hanging="360"/>
      </w:pPr>
      <w:rPr>
        <w:rFonts w:hint="default" w:ascii="Wingdings" w:hAnsi="Wingdings"/>
      </w:rPr>
    </w:lvl>
  </w:abstractNum>
  <w:abstractNum w:abstractNumId="10" w15:restartNumberingAfterBreak="0">
    <w:nsid w:val="7DEB7A9B"/>
    <w:multiLevelType w:val="hybridMultilevel"/>
    <w:tmpl w:val="94C6F0DA"/>
    <w:lvl w:ilvl="0" w:tplc="D570CBA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80952262">
    <w:abstractNumId w:val="8"/>
  </w:num>
  <w:num w:numId="2" w16cid:durableId="936717858">
    <w:abstractNumId w:val="7"/>
  </w:num>
  <w:num w:numId="3" w16cid:durableId="1292205608">
    <w:abstractNumId w:val="4"/>
  </w:num>
  <w:num w:numId="4" w16cid:durableId="57363891">
    <w:abstractNumId w:val="3"/>
  </w:num>
  <w:num w:numId="5" w16cid:durableId="2052921269">
    <w:abstractNumId w:val="2"/>
  </w:num>
  <w:num w:numId="6" w16cid:durableId="1414861083">
    <w:abstractNumId w:val="0"/>
  </w:num>
  <w:num w:numId="7" w16cid:durableId="406927693">
    <w:abstractNumId w:val="5"/>
  </w:num>
  <w:num w:numId="8" w16cid:durableId="1445151854">
    <w:abstractNumId w:val="10"/>
  </w:num>
  <w:num w:numId="9" w16cid:durableId="2013071110">
    <w:abstractNumId w:val="6"/>
  </w:num>
  <w:num w:numId="10" w16cid:durableId="775757329">
    <w:abstractNumId w:val="9"/>
  </w:num>
  <w:num w:numId="11" w16cid:durableId="13746984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selmo Berriel De Lira">
    <w15:presenceInfo w15:providerId="AD" w15:userId="S::1404553@sga.pucminas.br::e7559687-5384-4803-84e2-7625ca869568"/>
  </w15:person>
  <w15:person w15:author="Anderson Bolivar Nascimento">
    <w15:presenceInfo w15:providerId="AD" w15:userId="S::1375496@sga.pucminas.br::40c78f06-7136-4f1b-997b-721172352b8b"/>
  </w15:person>
  <w15:person w15:author="Anselmo Lira">
    <w15:presenceInfo w15:providerId="AD" w15:userId="S::1404553@sga.pucminas.br::e7559687-5384-4803-84e2-7625ca869568"/>
  </w15:person>
  <w15:person w15:author="Bruno Devesa">
    <w15:presenceInfo w15:providerId="None" w15:userId="Bruno Devesa"/>
  </w15:person>
  <w15:person w15:author="Douglas Gonçalves Guglielmelli">
    <w15:presenceInfo w15:providerId="AD" w15:userId="S::375188@sga.pucminas.br::e24e7e87-849f-4fa8-80b0-f15a4e9c7c2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FD5FC1"/>
    <w:rsid w:val="000102FE"/>
    <w:rsid w:val="00024440"/>
    <w:rsid w:val="00034010"/>
    <w:rsid w:val="00034B6A"/>
    <w:rsid w:val="00076F7C"/>
    <w:rsid w:val="00083DE7"/>
    <w:rsid w:val="000B0966"/>
    <w:rsid w:val="000C1497"/>
    <w:rsid w:val="000F07BC"/>
    <w:rsid w:val="00115EBD"/>
    <w:rsid w:val="0016536D"/>
    <w:rsid w:val="0016780D"/>
    <w:rsid w:val="001A2E15"/>
    <w:rsid w:val="001C2B7B"/>
    <w:rsid w:val="00200616"/>
    <w:rsid w:val="00215ADE"/>
    <w:rsid w:val="002409A7"/>
    <w:rsid w:val="00244114"/>
    <w:rsid w:val="00247E11"/>
    <w:rsid w:val="002600B8"/>
    <w:rsid w:val="002665C4"/>
    <w:rsid w:val="00291230"/>
    <w:rsid w:val="0029238F"/>
    <w:rsid w:val="002A28BC"/>
    <w:rsid w:val="002A4582"/>
    <w:rsid w:val="002C551D"/>
    <w:rsid w:val="00304A9B"/>
    <w:rsid w:val="00306284"/>
    <w:rsid w:val="00341725"/>
    <w:rsid w:val="0035119D"/>
    <w:rsid w:val="003626F9"/>
    <w:rsid w:val="00382B48"/>
    <w:rsid w:val="003B58FA"/>
    <w:rsid w:val="003C796C"/>
    <w:rsid w:val="003D34F1"/>
    <w:rsid w:val="0040235B"/>
    <w:rsid w:val="004052A3"/>
    <w:rsid w:val="00416DD6"/>
    <w:rsid w:val="00417B63"/>
    <w:rsid w:val="00420266"/>
    <w:rsid w:val="00472F63"/>
    <w:rsid w:val="0048233C"/>
    <w:rsid w:val="00497E5E"/>
    <w:rsid w:val="004E213C"/>
    <w:rsid w:val="004F3012"/>
    <w:rsid w:val="005001FF"/>
    <w:rsid w:val="00590B73"/>
    <w:rsid w:val="00594911"/>
    <w:rsid w:val="005B7A1E"/>
    <w:rsid w:val="005D3FB0"/>
    <w:rsid w:val="005E38F9"/>
    <w:rsid w:val="005F560A"/>
    <w:rsid w:val="005F5EA0"/>
    <w:rsid w:val="006144F0"/>
    <w:rsid w:val="00627126"/>
    <w:rsid w:val="0064655B"/>
    <w:rsid w:val="00655793"/>
    <w:rsid w:val="00681971"/>
    <w:rsid w:val="00682EED"/>
    <w:rsid w:val="006B12F8"/>
    <w:rsid w:val="006F489B"/>
    <w:rsid w:val="00720A3B"/>
    <w:rsid w:val="00735507"/>
    <w:rsid w:val="00752C22"/>
    <w:rsid w:val="007B9ECC"/>
    <w:rsid w:val="007C6E6D"/>
    <w:rsid w:val="007E631A"/>
    <w:rsid w:val="00804B83"/>
    <w:rsid w:val="008344BE"/>
    <w:rsid w:val="00842995"/>
    <w:rsid w:val="00843DB3"/>
    <w:rsid w:val="008548BB"/>
    <w:rsid w:val="00855DF0"/>
    <w:rsid w:val="00881247"/>
    <w:rsid w:val="0088160F"/>
    <w:rsid w:val="00883E5C"/>
    <w:rsid w:val="008B0A19"/>
    <w:rsid w:val="009035B9"/>
    <w:rsid w:val="009122F8"/>
    <w:rsid w:val="00921E2F"/>
    <w:rsid w:val="00934536"/>
    <w:rsid w:val="00953ADA"/>
    <w:rsid w:val="00981411"/>
    <w:rsid w:val="00982743"/>
    <w:rsid w:val="00991D54"/>
    <w:rsid w:val="009921CC"/>
    <w:rsid w:val="009B5B78"/>
    <w:rsid w:val="009B5B98"/>
    <w:rsid w:val="009B5F90"/>
    <w:rsid w:val="009E0230"/>
    <w:rsid w:val="009F3000"/>
    <w:rsid w:val="00A43471"/>
    <w:rsid w:val="00A65083"/>
    <w:rsid w:val="00A837B8"/>
    <w:rsid w:val="00A924AD"/>
    <w:rsid w:val="00AA328A"/>
    <w:rsid w:val="00AA7D4B"/>
    <w:rsid w:val="00AF7966"/>
    <w:rsid w:val="00B43A12"/>
    <w:rsid w:val="00B8425E"/>
    <w:rsid w:val="00BA4625"/>
    <w:rsid w:val="00BB0F60"/>
    <w:rsid w:val="00BC6F5A"/>
    <w:rsid w:val="00BF317D"/>
    <w:rsid w:val="00BF7A89"/>
    <w:rsid w:val="00C16FA7"/>
    <w:rsid w:val="00C208C6"/>
    <w:rsid w:val="00C24963"/>
    <w:rsid w:val="00C259FC"/>
    <w:rsid w:val="00C33D69"/>
    <w:rsid w:val="00C43B8A"/>
    <w:rsid w:val="00C53B58"/>
    <w:rsid w:val="00C578F2"/>
    <w:rsid w:val="00C75E24"/>
    <w:rsid w:val="00CA019A"/>
    <w:rsid w:val="00CE2B08"/>
    <w:rsid w:val="00D53C76"/>
    <w:rsid w:val="00D7388D"/>
    <w:rsid w:val="00D90342"/>
    <w:rsid w:val="00D96554"/>
    <w:rsid w:val="00DA1AAE"/>
    <w:rsid w:val="00DA72A8"/>
    <w:rsid w:val="00DB2724"/>
    <w:rsid w:val="00E077EA"/>
    <w:rsid w:val="00E232FF"/>
    <w:rsid w:val="00E23521"/>
    <w:rsid w:val="00E355A5"/>
    <w:rsid w:val="00E35CCF"/>
    <w:rsid w:val="00E42D20"/>
    <w:rsid w:val="00E5693B"/>
    <w:rsid w:val="00E64F35"/>
    <w:rsid w:val="00EA5241"/>
    <w:rsid w:val="00EB4456"/>
    <w:rsid w:val="00ED1E3B"/>
    <w:rsid w:val="00ED32EB"/>
    <w:rsid w:val="00EE0EDC"/>
    <w:rsid w:val="00EE14D6"/>
    <w:rsid w:val="00EE2B06"/>
    <w:rsid w:val="00EE5AC5"/>
    <w:rsid w:val="00EE7B87"/>
    <w:rsid w:val="00F07512"/>
    <w:rsid w:val="00F12AA3"/>
    <w:rsid w:val="00F54FCD"/>
    <w:rsid w:val="00F57F0A"/>
    <w:rsid w:val="00FB3555"/>
    <w:rsid w:val="00FB4DBC"/>
    <w:rsid w:val="013A6062"/>
    <w:rsid w:val="01D218ED"/>
    <w:rsid w:val="01EC20C3"/>
    <w:rsid w:val="028D86EB"/>
    <w:rsid w:val="0359A9CB"/>
    <w:rsid w:val="039EDC8E"/>
    <w:rsid w:val="03A8DDD3"/>
    <w:rsid w:val="03A9060C"/>
    <w:rsid w:val="03BD0CB0"/>
    <w:rsid w:val="04899F87"/>
    <w:rsid w:val="04A2C80E"/>
    <w:rsid w:val="0544D66D"/>
    <w:rsid w:val="05966A14"/>
    <w:rsid w:val="05F16FED"/>
    <w:rsid w:val="06E0A6CE"/>
    <w:rsid w:val="07BD8D60"/>
    <w:rsid w:val="0931E6E2"/>
    <w:rsid w:val="0B3C8847"/>
    <w:rsid w:val="0B4B8D77"/>
    <w:rsid w:val="0BA9EE73"/>
    <w:rsid w:val="0CC68103"/>
    <w:rsid w:val="0CCB8A1A"/>
    <w:rsid w:val="0CE75DD8"/>
    <w:rsid w:val="0D4FE852"/>
    <w:rsid w:val="0E27F96A"/>
    <w:rsid w:val="0E625164"/>
    <w:rsid w:val="0EF9A548"/>
    <w:rsid w:val="0FFE21C5"/>
    <w:rsid w:val="10D93DA8"/>
    <w:rsid w:val="10F0FFFD"/>
    <w:rsid w:val="11410EC2"/>
    <w:rsid w:val="1146AA25"/>
    <w:rsid w:val="118DFDF9"/>
    <w:rsid w:val="123CC9D3"/>
    <w:rsid w:val="12E3AECC"/>
    <w:rsid w:val="14B3CC42"/>
    <w:rsid w:val="14D192E8"/>
    <w:rsid w:val="14DB0A31"/>
    <w:rsid w:val="1506E7ED"/>
    <w:rsid w:val="152DB3B9"/>
    <w:rsid w:val="15746A95"/>
    <w:rsid w:val="16C9841A"/>
    <w:rsid w:val="175DBE0F"/>
    <w:rsid w:val="1865547B"/>
    <w:rsid w:val="192B5236"/>
    <w:rsid w:val="1A2C2F62"/>
    <w:rsid w:val="1B16F25B"/>
    <w:rsid w:val="1B9CF53D"/>
    <w:rsid w:val="1BC7FFC3"/>
    <w:rsid w:val="1CBE6643"/>
    <w:rsid w:val="1CF669F8"/>
    <w:rsid w:val="1E87B285"/>
    <w:rsid w:val="1E9FD74D"/>
    <w:rsid w:val="20745794"/>
    <w:rsid w:val="211FCF1E"/>
    <w:rsid w:val="223E5F42"/>
    <w:rsid w:val="2285CFBC"/>
    <w:rsid w:val="228AB086"/>
    <w:rsid w:val="22C7E77E"/>
    <w:rsid w:val="234E12F5"/>
    <w:rsid w:val="23DF683C"/>
    <w:rsid w:val="24AFE836"/>
    <w:rsid w:val="24E85380"/>
    <w:rsid w:val="2510810D"/>
    <w:rsid w:val="2524C66C"/>
    <w:rsid w:val="25F0FCA9"/>
    <w:rsid w:val="268996E1"/>
    <w:rsid w:val="27F357A6"/>
    <w:rsid w:val="28A6AA09"/>
    <w:rsid w:val="2D89AC17"/>
    <w:rsid w:val="2DE529C9"/>
    <w:rsid w:val="2EF2A74F"/>
    <w:rsid w:val="2F257C78"/>
    <w:rsid w:val="3059B8FE"/>
    <w:rsid w:val="30E73D49"/>
    <w:rsid w:val="30FD5FC1"/>
    <w:rsid w:val="31CEC40E"/>
    <w:rsid w:val="31D87218"/>
    <w:rsid w:val="31E02A27"/>
    <w:rsid w:val="31F5895F"/>
    <w:rsid w:val="322A4811"/>
    <w:rsid w:val="3232F30F"/>
    <w:rsid w:val="32830DAA"/>
    <w:rsid w:val="32C8366F"/>
    <w:rsid w:val="33EEE1BE"/>
    <w:rsid w:val="340F0FB7"/>
    <w:rsid w:val="3433C06B"/>
    <w:rsid w:val="352D2A21"/>
    <w:rsid w:val="357C132B"/>
    <w:rsid w:val="35C573D3"/>
    <w:rsid w:val="35C8A7CD"/>
    <w:rsid w:val="37FB70CA"/>
    <w:rsid w:val="3864CAE3"/>
    <w:rsid w:val="3942BFA2"/>
    <w:rsid w:val="39586C18"/>
    <w:rsid w:val="3A009B44"/>
    <w:rsid w:val="3AD34854"/>
    <w:rsid w:val="3B33118C"/>
    <w:rsid w:val="3BA3F389"/>
    <w:rsid w:val="3C7080F1"/>
    <w:rsid w:val="3CD44FAB"/>
    <w:rsid w:val="3DE3BF1E"/>
    <w:rsid w:val="3E566BCA"/>
    <w:rsid w:val="3F7F8F7F"/>
    <w:rsid w:val="4044AF4B"/>
    <w:rsid w:val="40D2249E"/>
    <w:rsid w:val="411B5FE0"/>
    <w:rsid w:val="41A9710B"/>
    <w:rsid w:val="452D6311"/>
    <w:rsid w:val="4691FC6E"/>
    <w:rsid w:val="46D66DB0"/>
    <w:rsid w:val="47602285"/>
    <w:rsid w:val="48473D2D"/>
    <w:rsid w:val="48544A49"/>
    <w:rsid w:val="487CCA6F"/>
    <w:rsid w:val="491847AE"/>
    <w:rsid w:val="4AC9B4DA"/>
    <w:rsid w:val="4B0A7FCD"/>
    <w:rsid w:val="4C216909"/>
    <w:rsid w:val="4D27BB6C"/>
    <w:rsid w:val="4D84ABC8"/>
    <w:rsid w:val="4DB48296"/>
    <w:rsid w:val="4E023515"/>
    <w:rsid w:val="4F1969D5"/>
    <w:rsid w:val="4F2B5CE7"/>
    <w:rsid w:val="4F5B70AE"/>
    <w:rsid w:val="4F9E0576"/>
    <w:rsid w:val="52510A97"/>
    <w:rsid w:val="52536226"/>
    <w:rsid w:val="52541F60"/>
    <w:rsid w:val="5293A3A6"/>
    <w:rsid w:val="535BC9DD"/>
    <w:rsid w:val="536352BC"/>
    <w:rsid w:val="539A615D"/>
    <w:rsid w:val="550BB85F"/>
    <w:rsid w:val="55F33B2C"/>
    <w:rsid w:val="58881E3A"/>
    <w:rsid w:val="590970EF"/>
    <w:rsid w:val="59DB2E6E"/>
    <w:rsid w:val="5AA4CBC0"/>
    <w:rsid w:val="5AA610DB"/>
    <w:rsid w:val="5B44B9A8"/>
    <w:rsid w:val="5C41E13C"/>
    <w:rsid w:val="5C7C887E"/>
    <w:rsid w:val="5CE08A09"/>
    <w:rsid w:val="5D426700"/>
    <w:rsid w:val="5E1858DF"/>
    <w:rsid w:val="5F135A77"/>
    <w:rsid w:val="5FB42940"/>
    <w:rsid w:val="605314E2"/>
    <w:rsid w:val="607A07C2"/>
    <w:rsid w:val="60E53E98"/>
    <w:rsid w:val="60FE65FA"/>
    <w:rsid w:val="639D8A63"/>
    <w:rsid w:val="63A80124"/>
    <w:rsid w:val="63AC9F6D"/>
    <w:rsid w:val="656234F9"/>
    <w:rsid w:val="65B8AFBB"/>
    <w:rsid w:val="65D680F9"/>
    <w:rsid w:val="65EB477B"/>
    <w:rsid w:val="668B5CCB"/>
    <w:rsid w:val="6754801C"/>
    <w:rsid w:val="68B2FE18"/>
    <w:rsid w:val="6920F67A"/>
    <w:rsid w:val="6C117082"/>
    <w:rsid w:val="6C58973C"/>
    <w:rsid w:val="6D6D46DE"/>
    <w:rsid w:val="6F223F9C"/>
    <w:rsid w:val="6F4ECCA1"/>
    <w:rsid w:val="70A1E25A"/>
    <w:rsid w:val="722EE05C"/>
    <w:rsid w:val="7236302D"/>
    <w:rsid w:val="726D0260"/>
    <w:rsid w:val="738AF4BB"/>
    <w:rsid w:val="743E530D"/>
    <w:rsid w:val="74A5CCA0"/>
    <w:rsid w:val="759BA352"/>
    <w:rsid w:val="75ECDCEA"/>
    <w:rsid w:val="761B1F87"/>
    <w:rsid w:val="76D83CC7"/>
    <w:rsid w:val="78078770"/>
    <w:rsid w:val="784EA4B2"/>
    <w:rsid w:val="786F487B"/>
    <w:rsid w:val="78D34414"/>
    <w:rsid w:val="7B080108"/>
    <w:rsid w:val="7B11A868"/>
    <w:rsid w:val="7CF45808"/>
    <w:rsid w:val="7D3DA5AF"/>
    <w:rsid w:val="7DF8BE5A"/>
    <w:rsid w:val="7E3FA1CA"/>
    <w:rsid w:val="7E49492A"/>
    <w:rsid w:val="7E4CAEE6"/>
    <w:rsid w:val="7E8632CB"/>
    <w:rsid w:val="7ED97610"/>
    <w:rsid w:val="7F27288F"/>
    <w:rsid w:val="7F33C9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D5FC1"/>
  <w15:chartTrackingRefBased/>
  <w15:docId w15:val="{03B62F9C-B23E-4A54-9E4D-EEA7E0833FE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5B98"/>
    <w:pPr>
      <w:spacing w:after="0" w:line="240" w:lineRule="auto"/>
    </w:pPr>
    <w:rPr>
      <w:rFonts w:ascii="Times New Roman" w:hAnsi="Times New Roman" w:eastAsia="Times New Roman" w:cs="Times New Roman"/>
      <w:sz w:val="24"/>
      <w:szCs w:val="24"/>
      <w:lang w:eastAsia="pt-BR"/>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hAnsiTheme="majorHAnsi" w:eastAsiaTheme="majorEastAsia"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hAnsiTheme="majorHAnsi" w:eastAsiaTheme="majorEastAsia" w:cstheme="majorBidi"/>
      <w:color w:val="2F5496" w:themeColor="accent1" w:themeShade="BF"/>
      <w:sz w:val="26"/>
      <w:szCs w:val="26"/>
      <w:lang w:eastAsia="en-US"/>
    </w:rPr>
  </w:style>
  <w:style w:type="paragraph" w:styleId="Heading6">
    <w:name w:val="heading 6"/>
    <w:basedOn w:val="Normal"/>
    <w:next w:val="Normal"/>
    <w:link w:val="Heading6Char"/>
    <w:uiPriority w:val="9"/>
    <w:unhideWhenUsed/>
    <w:qFormat/>
    <w:pPr>
      <w:keepNext/>
      <w:keepLines/>
      <w:spacing w:before="40" w:line="259" w:lineRule="auto"/>
      <w:outlineLvl w:val="5"/>
    </w:pPr>
    <w:rPr>
      <w:rFonts w:asciiTheme="majorHAnsi" w:hAnsiTheme="majorHAnsi" w:eastAsiaTheme="majorEastAsia" w:cstheme="majorBidi"/>
      <w:color w:val="1F3763" w:themeColor="accent1" w:themeShade="7F"/>
      <w:sz w:val="22"/>
      <w:szCs w:val="22"/>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6Char" w:customStyle="1">
    <w:name w:val="Heading 6 Char"/>
    <w:basedOn w:val="DefaultParagraphFont"/>
    <w:link w:val="Heading6"/>
    <w:uiPriority w:val="9"/>
    <w:rPr>
      <w:rFonts w:asciiTheme="majorHAnsi" w:hAnsiTheme="majorHAnsi" w:eastAsiaTheme="majorEastAsia" w:cstheme="majorBidi"/>
      <w:color w:val="1F3763" w:themeColor="accent1" w:themeShade="7F"/>
    </w:rPr>
  </w:style>
  <w:style w:type="paragraph" w:styleId="ListParagraph">
    <w:name w:val="List Paragraph"/>
    <w:basedOn w:val="Normal"/>
    <w:uiPriority w:val="34"/>
    <w:qFormat/>
    <w:pPr>
      <w:spacing w:after="160" w:line="259" w:lineRule="auto"/>
      <w:ind w:left="720"/>
      <w:contextualSpacing/>
    </w:pPr>
    <w:rPr>
      <w:rFonts w:asciiTheme="minorHAnsi" w:hAnsiTheme="minorHAnsi" w:eastAsiaTheme="minorHAnsi" w:cstheme="minorBidi"/>
      <w:sz w:val="22"/>
      <w:szCs w:val="22"/>
      <w:lang w:eastAsia="en-US"/>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after="160"/>
    </w:pPr>
    <w:rPr>
      <w:rFonts w:asciiTheme="minorHAnsi" w:hAnsiTheme="minorHAnsi" w:eastAsiaTheme="minorHAnsi" w:cstheme="minorBidi"/>
      <w:sz w:val="20"/>
      <w:szCs w:val="20"/>
      <w:lang w:eastAsia="en-US"/>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
    <w:name w:val="Unresolved Mention"/>
    <w:basedOn w:val="DefaultParagraphFont"/>
    <w:uiPriority w:val="99"/>
    <w:semiHidden/>
    <w:unhideWhenUsed/>
    <w:rsid w:val="00420266"/>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F7966"/>
    <w:pPr>
      <w:spacing w:after="0"/>
    </w:pPr>
    <w:rPr>
      <w:rFonts w:ascii="Times New Roman" w:hAnsi="Times New Roman" w:eastAsia="Times New Roman" w:cs="Times New Roman"/>
      <w:b/>
      <w:bCs/>
      <w:lang w:eastAsia="pt-BR"/>
    </w:rPr>
  </w:style>
  <w:style w:type="character" w:styleId="CommentSubjectChar" w:customStyle="1">
    <w:name w:val="Comment Subject Char"/>
    <w:basedOn w:val="CommentTextChar"/>
    <w:link w:val="CommentSubject"/>
    <w:uiPriority w:val="99"/>
    <w:semiHidden/>
    <w:rsid w:val="00AF7966"/>
    <w:rPr>
      <w:rFonts w:ascii="Times New Roman" w:hAnsi="Times New Roman" w:eastAsia="Times New Roman" w:cs="Times New Roman"/>
      <w:b/>
      <w:bCs/>
      <w:sz w:val="20"/>
      <w:szCs w:val="20"/>
      <w:lang w:eastAsia="pt-BR"/>
    </w:rPr>
  </w:style>
  <w:style w:type="character" w:styleId="FollowedHyperlink">
    <w:name w:val="FollowedHyperlink"/>
    <w:basedOn w:val="DefaultParagraphFont"/>
    <w:uiPriority w:val="99"/>
    <w:semiHidden/>
    <w:unhideWhenUsed/>
    <w:rsid w:val="00590B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37820">
      <w:bodyDiv w:val="1"/>
      <w:marLeft w:val="0"/>
      <w:marRight w:val="0"/>
      <w:marTop w:val="0"/>
      <w:marBottom w:val="0"/>
      <w:divBdr>
        <w:top w:val="none" w:sz="0" w:space="0" w:color="auto"/>
        <w:left w:val="none" w:sz="0" w:space="0" w:color="auto"/>
        <w:bottom w:val="none" w:sz="0" w:space="0" w:color="auto"/>
        <w:right w:val="none" w:sz="0" w:space="0" w:color="auto"/>
      </w:divBdr>
    </w:div>
    <w:div w:id="418791437">
      <w:bodyDiv w:val="1"/>
      <w:marLeft w:val="0"/>
      <w:marRight w:val="0"/>
      <w:marTop w:val="0"/>
      <w:marBottom w:val="0"/>
      <w:divBdr>
        <w:top w:val="none" w:sz="0" w:space="0" w:color="auto"/>
        <w:left w:val="none" w:sz="0" w:space="0" w:color="auto"/>
        <w:bottom w:val="none" w:sz="0" w:space="0" w:color="auto"/>
        <w:right w:val="none" w:sz="0" w:space="0" w:color="auto"/>
      </w:divBdr>
    </w:div>
    <w:div w:id="477839194">
      <w:bodyDiv w:val="1"/>
      <w:marLeft w:val="0"/>
      <w:marRight w:val="0"/>
      <w:marTop w:val="0"/>
      <w:marBottom w:val="0"/>
      <w:divBdr>
        <w:top w:val="none" w:sz="0" w:space="0" w:color="auto"/>
        <w:left w:val="none" w:sz="0" w:space="0" w:color="auto"/>
        <w:bottom w:val="none" w:sz="0" w:space="0" w:color="auto"/>
        <w:right w:val="none" w:sz="0" w:space="0" w:color="auto"/>
      </w:divBdr>
    </w:div>
    <w:div w:id="497623490">
      <w:bodyDiv w:val="1"/>
      <w:marLeft w:val="0"/>
      <w:marRight w:val="0"/>
      <w:marTop w:val="0"/>
      <w:marBottom w:val="0"/>
      <w:divBdr>
        <w:top w:val="none" w:sz="0" w:space="0" w:color="auto"/>
        <w:left w:val="none" w:sz="0" w:space="0" w:color="auto"/>
        <w:bottom w:val="none" w:sz="0" w:space="0" w:color="auto"/>
        <w:right w:val="none" w:sz="0" w:space="0" w:color="auto"/>
      </w:divBdr>
    </w:div>
    <w:div w:id="667296250">
      <w:bodyDiv w:val="1"/>
      <w:marLeft w:val="0"/>
      <w:marRight w:val="0"/>
      <w:marTop w:val="0"/>
      <w:marBottom w:val="0"/>
      <w:divBdr>
        <w:top w:val="none" w:sz="0" w:space="0" w:color="auto"/>
        <w:left w:val="none" w:sz="0" w:space="0" w:color="auto"/>
        <w:bottom w:val="none" w:sz="0" w:space="0" w:color="auto"/>
        <w:right w:val="none" w:sz="0" w:space="0" w:color="auto"/>
      </w:divBdr>
    </w:div>
    <w:div w:id="1210335111">
      <w:bodyDiv w:val="1"/>
      <w:marLeft w:val="0"/>
      <w:marRight w:val="0"/>
      <w:marTop w:val="0"/>
      <w:marBottom w:val="0"/>
      <w:divBdr>
        <w:top w:val="none" w:sz="0" w:space="0" w:color="auto"/>
        <w:left w:val="none" w:sz="0" w:space="0" w:color="auto"/>
        <w:bottom w:val="none" w:sz="0" w:space="0" w:color="auto"/>
        <w:right w:val="none" w:sz="0" w:space="0" w:color="auto"/>
      </w:divBdr>
    </w:div>
    <w:div w:id="154182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plantuml.com/component-diagram" TargetMode="External"/><Relationship Id="rId2" Type="http://schemas.openxmlformats.org/officeDocument/2006/relationships/hyperlink" Target="https://plantuml.com/activity-diagram-beta" TargetMode="External"/><Relationship Id="rId1" Type="http://schemas.openxmlformats.org/officeDocument/2006/relationships/hyperlink" Target="https://plantuml.com/class-diagram"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dev.mysql.com/doc/connector-python/en/connector-python-example-connecting.html"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hyperlink" Target="https://www.slideshare.net/AmazonWebServices/big-data-architectural-patterns-and-best-practices" TargetMode="External"/><Relationship Id="rId34" Type="http://schemas.openxmlformats.org/officeDocument/2006/relationships/hyperlink" Target="https://miro.medium.com/max/1400/1*s-JZVy7xMYUGA83SFAht3Q.jpeg" TargetMode="External"/><Relationship Id="rId42"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hub.packtpub.com/common-big-data-design-patterns/" TargetMode="External"/><Relationship Id="rId29" Type="http://schemas.openxmlformats.org/officeDocument/2006/relationships/hyperlink" Target="https://smist08.files.wordpress.com/2010/07/arch.p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3.jpeg"/><Relationship Id="rId32" Type="http://schemas.openxmlformats.org/officeDocument/2006/relationships/hyperlink" Target="https://i.stack.imgur.com/gHL5h.png" TargetMode="External"/><Relationship Id="rId37" Type="http://schemas.openxmlformats.org/officeDocument/2006/relationships/image" Target="media/image11.png"/><Relationship Id="rId40" Type="http://schemas.microsoft.com/office/2011/relationships/people" Target="people.xml"/><Relationship Id="rId5" Type="http://schemas.openxmlformats.org/officeDocument/2006/relationships/styles" Target="styles.xml"/><Relationship Id="rId15" Type="http://schemas.openxmlformats.org/officeDocument/2006/relationships/hyperlink" Target="https://www.devmedia.com.br/primeiros-passos-no-mysql/28438" TargetMode="External"/><Relationship Id="rId23" Type="http://schemas.openxmlformats.org/officeDocument/2006/relationships/hyperlink" Target="https://towardsdatascience.com/10-common-software-architectural-patterns-in-a-nutshell-a0b47a1e9013"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comments" Target="comments.xml"/><Relationship Id="rId19" Type="http://schemas.openxmlformats.org/officeDocument/2006/relationships/hyperlink" Target="https://mode.com/blog/python-data-visualization-libraries/" TargetMode="External"/><Relationship Id="rId31"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hyperlink" Target="https://www.treinaweb.com.br/blog/quais-as-diferencas-entre-tipagens-estatica-ou-dinamica-e-forte-ou-fraca/" TargetMode="External"/><Relationship Id="rId14" Type="http://schemas.openxmlformats.org/officeDocument/2006/relationships/hyperlink" Target="https://www.treinaweb.com.br/blog/quais-as-diferencas-entre-tipagens-estatica-ou-dinamica-e-forte-ou-fraca/" TargetMode="External"/><Relationship Id="rId22" Type="http://schemas.openxmlformats.org/officeDocument/2006/relationships/hyperlink" Target="https://towardsdatascience.com/10-common-software-architectural-patterns-in-a-nutshell-a0b47a1e9013" TargetMode="External"/><Relationship Id="rId27" Type="http://schemas.openxmlformats.org/officeDocument/2006/relationships/hyperlink" Target="https://www.oreilly.com/library/view/software-architecture-patterns/9781491971437/assets/sapr_0103.png" TargetMode="External"/><Relationship Id="rId30" Type="http://schemas.openxmlformats.org/officeDocument/2006/relationships/image" Target="media/image6.png"/><Relationship Id="rId35" Type="http://schemas.openxmlformats.org/officeDocument/2006/relationships/image" Target="media/image9.jpeg"/><Relationship Id="rId8" Type="http://schemas.openxmlformats.org/officeDocument/2006/relationships/hyperlink" Target="https://www.treinaweb.com.br/blog/o-que-e-python" TargetMode="Externa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hyperlink" Target="https://static.packt-cdn.com/products/9781789809770/graphics/assets/ab9be4ee-22f4-4f04-982f-3b04a754468c.png" TargetMode="External"/><Relationship Id="rId33" Type="http://schemas.openxmlformats.org/officeDocument/2006/relationships/image" Target="media/image8.pn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F308447A5EEBD4A8497DD92FA439311" ma:contentTypeVersion="6" ma:contentTypeDescription="Crie um novo documento." ma:contentTypeScope="" ma:versionID="711c0e18b7e86000c7f92dc47db6c3e9">
  <xsd:schema xmlns:xsd="http://www.w3.org/2001/XMLSchema" xmlns:xs="http://www.w3.org/2001/XMLSchema" xmlns:p="http://schemas.microsoft.com/office/2006/metadata/properties" xmlns:ns2="caad1945-3e58-4836-a82d-18849bd437db" targetNamespace="http://schemas.microsoft.com/office/2006/metadata/properties" ma:root="true" ma:fieldsID="4dd6a291da4237373cb2c0050d58b411" ns2:_="">
    <xsd:import namespace="caad1945-3e58-4836-a82d-18849bd437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ad1945-3e58-4836-a82d-18849bd437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368D14-01E4-4C1C-895D-B8A76B71B472}">
  <ds:schemaRefs>
    <ds:schemaRef ds:uri="http://schemas.microsoft.com/sharepoint/v3/contenttype/forms"/>
  </ds:schemaRefs>
</ds:datastoreItem>
</file>

<file path=customXml/itemProps2.xml><?xml version="1.0" encoding="utf-8"?>
<ds:datastoreItem xmlns:ds="http://schemas.openxmlformats.org/officeDocument/2006/customXml" ds:itemID="{1540385A-B743-4629-AD4B-40EF6624D4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ad1945-3e58-4836-a82d-18849bd437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45B0F1-5884-4C7B-B86A-163F43628A1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2558</Words>
  <Characters>14587</Characters>
  <Application>Microsoft Office Word</Application>
  <DocSecurity>4</DocSecurity>
  <Lines>121</Lines>
  <Paragraphs>34</Paragraphs>
  <ScaleCrop>false</ScaleCrop>
  <Company/>
  <LinksUpToDate>false</LinksUpToDate>
  <CharactersWithSpaces>17111</CharactersWithSpaces>
  <SharedDoc>false</SharedDoc>
  <HLinks>
    <vt:vector size="96" baseType="variant">
      <vt:variant>
        <vt:i4>7143471</vt:i4>
      </vt:variant>
      <vt:variant>
        <vt:i4>42</vt:i4>
      </vt:variant>
      <vt:variant>
        <vt:i4>0</vt:i4>
      </vt:variant>
      <vt:variant>
        <vt:i4>5</vt:i4>
      </vt:variant>
      <vt:variant>
        <vt:lpwstr>https://www.c-sharpcorner.com/UploadFile/b1df45/unit-of-work-in-repository-pattern/</vt:lpwstr>
      </vt:variant>
      <vt:variant>
        <vt:lpwstr/>
      </vt:variant>
      <vt:variant>
        <vt:i4>7471200</vt:i4>
      </vt:variant>
      <vt:variant>
        <vt:i4>27</vt:i4>
      </vt:variant>
      <vt:variant>
        <vt:i4>0</vt:i4>
      </vt:variant>
      <vt:variant>
        <vt:i4>5</vt:i4>
      </vt:variant>
      <vt:variant>
        <vt:lpwstr>https://towardsdatascience.com/10-common-software-architectural-patterns-in-a-nutshell-a0b47a1e9013</vt:lpwstr>
      </vt:variant>
      <vt:variant>
        <vt:lpwstr/>
      </vt:variant>
      <vt:variant>
        <vt:i4>7471200</vt:i4>
      </vt:variant>
      <vt:variant>
        <vt:i4>24</vt:i4>
      </vt:variant>
      <vt:variant>
        <vt:i4>0</vt:i4>
      </vt:variant>
      <vt:variant>
        <vt:i4>5</vt:i4>
      </vt:variant>
      <vt:variant>
        <vt:lpwstr>https://towardsdatascience.com/10-common-software-architectural-patterns-in-a-nutshell-a0b47a1e9013</vt:lpwstr>
      </vt:variant>
      <vt:variant>
        <vt:lpwstr/>
      </vt:variant>
      <vt:variant>
        <vt:i4>6815785</vt:i4>
      </vt:variant>
      <vt:variant>
        <vt:i4>21</vt:i4>
      </vt:variant>
      <vt:variant>
        <vt:i4>0</vt:i4>
      </vt:variant>
      <vt:variant>
        <vt:i4>5</vt:i4>
      </vt:variant>
      <vt:variant>
        <vt:lpwstr>https://www.slideshare.net/AmazonWebServices/big-data-architectural-patterns-and-best-practices</vt:lpwstr>
      </vt:variant>
      <vt:variant>
        <vt:lpwstr/>
      </vt:variant>
      <vt:variant>
        <vt:i4>1900559</vt:i4>
      </vt:variant>
      <vt:variant>
        <vt:i4>18</vt:i4>
      </vt:variant>
      <vt:variant>
        <vt:i4>0</vt:i4>
      </vt:variant>
      <vt:variant>
        <vt:i4>5</vt:i4>
      </vt:variant>
      <vt:variant>
        <vt:lpwstr>https://hub.packtpub.com/common-big-data-design-patterns/</vt:lpwstr>
      </vt:variant>
      <vt:variant>
        <vt:lpwstr/>
      </vt:variant>
      <vt:variant>
        <vt:i4>6946932</vt:i4>
      </vt:variant>
      <vt:variant>
        <vt:i4>15</vt:i4>
      </vt:variant>
      <vt:variant>
        <vt:i4>0</vt:i4>
      </vt:variant>
      <vt:variant>
        <vt:i4>5</vt:i4>
      </vt:variant>
      <vt:variant>
        <vt:lpwstr>https://mode.com/blog/python-data-visualization-libraries/</vt:lpwstr>
      </vt:variant>
      <vt:variant>
        <vt:lpwstr/>
      </vt:variant>
      <vt:variant>
        <vt:i4>6488184</vt:i4>
      </vt:variant>
      <vt:variant>
        <vt:i4>12</vt:i4>
      </vt:variant>
      <vt:variant>
        <vt:i4>0</vt:i4>
      </vt:variant>
      <vt:variant>
        <vt:i4>5</vt:i4>
      </vt:variant>
      <vt:variant>
        <vt:lpwstr>https://dev.mysql.com/doc/connector-python/en/connector-python-example-connecting.html</vt:lpwstr>
      </vt:variant>
      <vt:variant>
        <vt:lpwstr/>
      </vt:variant>
      <vt:variant>
        <vt:i4>3932260</vt:i4>
      </vt:variant>
      <vt:variant>
        <vt:i4>9</vt:i4>
      </vt:variant>
      <vt:variant>
        <vt:i4>0</vt:i4>
      </vt:variant>
      <vt:variant>
        <vt:i4>5</vt:i4>
      </vt:variant>
      <vt:variant>
        <vt:lpwstr>https://www.devmedia.com.br/primeiros-passos-no-mysql/28438</vt:lpwstr>
      </vt:variant>
      <vt:variant>
        <vt:lpwstr/>
      </vt:variant>
      <vt:variant>
        <vt:i4>2621567</vt:i4>
      </vt:variant>
      <vt:variant>
        <vt:i4>6</vt:i4>
      </vt:variant>
      <vt:variant>
        <vt:i4>0</vt:i4>
      </vt:variant>
      <vt:variant>
        <vt:i4>5</vt:i4>
      </vt:variant>
      <vt:variant>
        <vt:lpwstr>https://www.treinaweb.com.br/blog/quais-as-diferencas-entre-tipagens-estatica-ou-dinamica-e-forte-ou-fraca/</vt:lpwstr>
      </vt:variant>
      <vt:variant>
        <vt:lpwstr/>
      </vt:variant>
      <vt:variant>
        <vt:i4>2621567</vt:i4>
      </vt:variant>
      <vt:variant>
        <vt:i4>3</vt:i4>
      </vt:variant>
      <vt:variant>
        <vt:i4>0</vt:i4>
      </vt:variant>
      <vt:variant>
        <vt:i4>5</vt:i4>
      </vt:variant>
      <vt:variant>
        <vt:lpwstr>https://www.treinaweb.com.br/blog/quais-as-diferencas-entre-tipagens-estatica-ou-dinamica-e-forte-ou-fraca/</vt:lpwstr>
      </vt:variant>
      <vt:variant>
        <vt:lpwstr/>
      </vt:variant>
      <vt:variant>
        <vt:i4>5177367</vt:i4>
      </vt:variant>
      <vt:variant>
        <vt:i4>0</vt:i4>
      </vt:variant>
      <vt:variant>
        <vt:i4>0</vt:i4>
      </vt:variant>
      <vt:variant>
        <vt:i4>5</vt:i4>
      </vt:variant>
      <vt:variant>
        <vt:lpwstr>https://www.treinaweb.com.br/blog/o-que-e-python</vt:lpwstr>
      </vt:variant>
      <vt:variant>
        <vt:lpwstr/>
      </vt:variant>
      <vt:variant>
        <vt:i4>7209083</vt:i4>
      </vt:variant>
      <vt:variant>
        <vt:i4>12</vt:i4>
      </vt:variant>
      <vt:variant>
        <vt:i4>0</vt:i4>
      </vt:variant>
      <vt:variant>
        <vt:i4>5</vt:i4>
      </vt:variant>
      <vt:variant>
        <vt:lpwstr>https://plantuml.com/component-diagram</vt:lpwstr>
      </vt:variant>
      <vt:variant>
        <vt:lpwstr/>
      </vt:variant>
      <vt:variant>
        <vt:i4>7864368</vt:i4>
      </vt:variant>
      <vt:variant>
        <vt:i4>9</vt:i4>
      </vt:variant>
      <vt:variant>
        <vt:i4>0</vt:i4>
      </vt:variant>
      <vt:variant>
        <vt:i4>5</vt:i4>
      </vt:variant>
      <vt:variant>
        <vt:lpwstr>https://plantuml.com/activity-diagram-beta</vt:lpwstr>
      </vt:variant>
      <vt:variant>
        <vt:lpwstr/>
      </vt:variant>
      <vt:variant>
        <vt:i4>7274619</vt:i4>
      </vt:variant>
      <vt:variant>
        <vt:i4>6</vt:i4>
      </vt:variant>
      <vt:variant>
        <vt:i4>0</vt:i4>
      </vt:variant>
      <vt:variant>
        <vt:i4>5</vt:i4>
      </vt:variant>
      <vt:variant>
        <vt:lpwstr>https://plantuml.com/class-diagram</vt:lpwstr>
      </vt:variant>
      <vt:variant>
        <vt:lpwstr/>
      </vt:variant>
      <vt:variant>
        <vt:i4>3145745</vt:i4>
      </vt:variant>
      <vt:variant>
        <vt:i4>3</vt:i4>
      </vt:variant>
      <vt:variant>
        <vt:i4>0</vt:i4>
      </vt:variant>
      <vt:variant>
        <vt:i4>5</vt:i4>
      </vt:variant>
      <vt:variant>
        <vt:lpwstr>mailto:1404553@sga.pucminas.br</vt:lpwstr>
      </vt:variant>
      <vt:variant>
        <vt:lpwstr/>
      </vt:variant>
      <vt:variant>
        <vt:i4>3342363</vt:i4>
      </vt:variant>
      <vt:variant>
        <vt:i4>0</vt:i4>
      </vt:variant>
      <vt:variant>
        <vt:i4>0</vt:i4>
      </vt:variant>
      <vt:variant>
        <vt:i4>5</vt:i4>
      </vt:variant>
      <vt:variant>
        <vt:lpwstr>mailto:1375496@sga.pucminas.br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Bolivar Nascimento</dc:creator>
  <cp:keywords/>
  <dc:description/>
  <cp:lastModifiedBy>Sanderson Esteves Vieira</cp:lastModifiedBy>
  <cp:revision>136</cp:revision>
  <dcterms:created xsi:type="dcterms:W3CDTF">2022-04-19T22:18:00Z</dcterms:created>
  <dcterms:modified xsi:type="dcterms:W3CDTF">2022-04-25T23:28:00Z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0x0101005F308447A5EEBD4A8497DD92FA439311</vt:lpwstr>
  </property>
</Properties>
</file>